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6C647" w14:textId="77777777" w:rsidR="00FB670B" w:rsidRPr="009756F6" w:rsidRDefault="00FB670B" w:rsidP="00FB670B">
      <w:pPr>
        <w:ind w:firstLine="0"/>
        <w:jc w:val="center"/>
        <w:rPr>
          <w:lang w:val="en-US"/>
        </w:rPr>
      </w:pPr>
    </w:p>
    <w:p w14:paraId="48118974" w14:textId="77777777" w:rsidR="00FB670B" w:rsidRDefault="00FB670B" w:rsidP="00FB670B">
      <w:pPr>
        <w:ind w:firstLine="0"/>
        <w:jc w:val="center"/>
      </w:pPr>
    </w:p>
    <w:p w14:paraId="63D30420" w14:textId="77777777" w:rsidR="00FB670B" w:rsidRDefault="00FB670B" w:rsidP="00FB670B">
      <w:pPr>
        <w:ind w:firstLine="0"/>
        <w:jc w:val="center"/>
      </w:pPr>
    </w:p>
    <w:p w14:paraId="3152296D" w14:textId="77777777" w:rsidR="00FB670B" w:rsidRDefault="00FB670B" w:rsidP="00FB670B">
      <w:pPr>
        <w:ind w:firstLine="0"/>
        <w:jc w:val="center"/>
      </w:pPr>
    </w:p>
    <w:p w14:paraId="380C005B" w14:textId="77777777" w:rsidR="00FB670B" w:rsidRDefault="00FB670B" w:rsidP="00FB670B">
      <w:pPr>
        <w:ind w:firstLine="0"/>
        <w:jc w:val="center"/>
      </w:pPr>
    </w:p>
    <w:p w14:paraId="3F768105" w14:textId="77777777" w:rsidR="00FB670B" w:rsidRDefault="00FB670B" w:rsidP="00FB670B">
      <w:pPr>
        <w:ind w:firstLine="0"/>
        <w:jc w:val="center"/>
      </w:pPr>
    </w:p>
    <w:p w14:paraId="40406E1D" w14:textId="77777777" w:rsidR="00FB670B" w:rsidRPr="00EA4F9E" w:rsidRDefault="00FB670B" w:rsidP="00FB670B">
      <w:pPr>
        <w:ind w:firstLine="0"/>
        <w:jc w:val="center"/>
        <w:rPr>
          <w:b/>
        </w:rPr>
      </w:pPr>
      <w:r w:rsidRPr="00EA4F9E">
        <w:rPr>
          <w:b/>
        </w:rPr>
        <w:t>ОТЧЕТ</w:t>
      </w:r>
    </w:p>
    <w:p w14:paraId="02CD2B73" w14:textId="77777777" w:rsidR="00FB670B" w:rsidRDefault="00FB670B" w:rsidP="00FB670B">
      <w:pPr>
        <w:ind w:firstLine="0"/>
        <w:jc w:val="center"/>
      </w:pPr>
      <w:r>
        <w:t xml:space="preserve">о выполнении долгосрочного домашнего задания по учебной дисциплине </w:t>
      </w:r>
    </w:p>
    <w:p w14:paraId="1408973F" w14:textId="77777777" w:rsidR="00FB670B" w:rsidRDefault="00FB670B" w:rsidP="00FB670B">
      <w:pPr>
        <w:ind w:firstLine="0"/>
        <w:jc w:val="center"/>
      </w:pPr>
      <w:r>
        <w:t>«Параллельные вычисления»</w:t>
      </w:r>
    </w:p>
    <w:p w14:paraId="289F15C5" w14:textId="77777777" w:rsidR="00FB670B" w:rsidRDefault="00FB670B" w:rsidP="00FB670B">
      <w:pPr>
        <w:ind w:firstLine="0"/>
        <w:jc w:val="center"/>
      </w:pPr>
      <w:r>
        <w:t>Задание 34. Перемножение матриц больших чисел (OpenMP)</w:t>
      </w:r>
    </w:p>
    <w:p w14:paraId="7A12F4CA" w14:textId="77777777" w:rsidR="00FB670B" w:rsidRDefault="00FB670B" w:rsidP="00FB670B">
      <w:pPr>
        <w:ind w:firstLine="4678"/>
        <w:jc w:val="left"/>
      </w:pPr>
    </w:p>
    <w:p w14:paraId="4445DB80" w14:textId="77777777" w:rsidR="00FB670B" w:rsidRDefault="00FB670B" w:rsidP="00FB670B">
      <w:pPr>
        <w:ind w:firstLine="4678"/>
        <w:jc w:val="left"/>
      </w:pPr>
    </w:p>
    <w:p w14:paraId="4702898D" w14:textId="77777777" w:rsidR="00FB670B" w:rsidRDefault="00FB670B" w:rsidP="00FB670B">
      <w:pPr>
        <w:ind w:firstLine="4678"/>
        <w:jc w:val="left"/>
      </w:pPr>
      <w:r>
        <w:t>Выполнил:</w:t>
      </w:r>
    </w:p>
    <w:p w14:paraId="4763CE13" w14:textId="77777777" w:rsidR="00FB670B" w:rsidRPr="00236426" w:rsidRDefault="00FB670B" w:rsidP="00FB670B">
      <w:pPr>
        <w:spacing w:line="240" w:lineRule="auto"/>
        <w:ind w:firstLine="467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E7B1B" wp14:editId="7425BAA2">
                <wp:simplePos x="0" y="0"/>
                <wp:positionH relativeFrom="margin">
                  <wp:align>right</wp:align>
                </wp:positionH>
                <wp:positionV relativeFrom="paragraph">
                  <wp:posOffset>188316</wp:posOffset>
                </wp:positionV>
                <wp:extent cx="848563" cy="0"/>
                <wp:effectExtent l="0" t="0" r="2794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85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81602" id="Прямая соединительная линия 6" o:spid="_x0000_s1026" style="position:absolute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5.6pt,14.85pt" to="82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>Тарасов А.С.</w:t>
      </w:r>
    </w:p>
    <w:p w14:paraId="5AE57F4D" w14:textId="77777777" w:rsidR="00FB670B" w:rsidRPr="008C7F25" w:rsidRDefault="00FB670B" w:rsidP="00FB670B">
      <w:pPr>
        <w:spacing w:line="240" w:lineRule="auto"/>
        <w:ind w:left="8222" w:firstLine="0"/>
        <w:jc w:val="left"/>
        <w:rPr>
          <w:sz w:val="32"/>
          <w:vertAlign w:val="superscript"/>
        </w:rPr>
      </w:pPr>
      <w:r w:rsidRPr="008C7F25">
        <w:rPr>
          <w:sz w:val="22"/>
          <w:vertAlign w:val="superscript"/>
        </w:rPr>
        <w:t>(подпись)</w:t>
      </w:r>
    </w:p>
    <w:p w14:paraId="315182FE" w14:textId="77777777" w:rsidR="00FB670B" w:rsidRDefault="00FB670B" w:rsidP="00FB670B">
      <w:pPr>
        <w:ind w:firstLine="4678"/>
        <w:jc w:val="left"/>
      </w:pPr>
    </w:p>
    <w:p w14:paraId="1F1B11D5" w14:textId="77777777" w:rsidR="00FB670B" w:rsidRDefault="00FB670B" w:rsidP="00FB670B">
      <w:pPr>
        <w:ind w:firstLine="4678"/>
        <w:jc w:val="left"/>
      </w:pPr>
      <w:r>
        <w:t>Проверил:</w:t>
      </w:r>
    </w:p>
    <w:p w14:paraId="6C87DDC3" w14:textId="77777777" w:rsidR="00FB670B" w:rsidRDefault="00FB670B" w:rsidP="00FB670B">
      <w:pPr>
        <w:spacing w:line="240" w:lineRule="auto"/>
        <w:ind w:firstLine="467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5D48E" wp14:editId="51684797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848563" cy="0"/>
                <wp:effectExtent l="0" t="0" r="2794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85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82B92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5.6pt,14.35pt" to="82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Cs w:val="28"/>
        </w:rPr>
        <w:t>Баранов А.В.</w:t>
      </w:r>
    </w:p>
    <w:p w14:paraId="33536353" w14:textId="77777777" w:rsidR="00FB670B" w:rsidRDefault="00FB670B" w:rsidP="00FB670B">
      <w:pPr>
        <w:spacing w:line="240" w:lineRule="auto"/>
        <w:ind w:left="8222" w:firstLine="0"/>
        <w:jc w:val="left"/>
        <w:rPr>
          <w:sz w:val="22"/>
          <w:vertAlign w:val="superscript"/>
        </w:rPr>
      </w:pPr>
      <w:r w:rsidRPr="008C7F25">
        <w:rPr>
          <w:sz w:val="22"/>
          <w:vertAlign w:val="superscript"/>
        </w:rPr>
        <w:t>(подпись)</w:t>
      </w:r>
    </w:p>
    <w:p w14:paraId="211626C5" w14:textId="77777777" w:rsidR="00FB670B" w:rsidRDefault="00FB670B" w:rsidP="00FB670B">
      <w:pPr>
        <w:ind w:firstLine="4678"/>
      </w:pPr>
    </w:p>
    <w:p w14:paraId="69DA0F35" w14:textId="77777777" w:rsidR="00FB670B" w:rsidRDefault="00FB670B" w:rsidP="00FB670B">
      <w:pPr>
        <w:ind w:firstLine="467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8F5D4C" wp14:editId="1EFB069A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848563" cy="0"/>
                <wp:effectExtent l="0" t="0" r="2794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856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2F88A"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5.6pt,16.5pt" to="82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>Дата:</w:t>
      </w:r>
    </w:p>
    <w:p w14:paraId="6D865492" w14:textId="77777777" w:rsidR="00FB670B" w:rsidRDefault="00FB670B" w:rsidP="00FB670B">
      <w:pPr>
        <w:ind w:firstLine="0"/>
        <w:jc w:val="center"/>
        <w:rPr>
          <w:noProof/>
        </w:rPr>
      </w:pPr>
    </w:p>
    <w:p w14:paraId="55674998" w14:textId="77777777" w:rsidR="00FB670B" w:rsidRDefault="00FB670B" w:rsidP="00FB670B">
      <w:pPr>
        <w:ind w:firstLine="0"/>
        <w:jc w:val="center"/>
        <w:rPr>
          <w:noProof/>
        </w:rPr>
      </w:pPr>
    </w:p>
    <w:p w14:paraId="767F1D10" w14:textId="77777777" w:rsidR="00FB670B" w:rsidRDefault="00FB670B" w:rsidP="00FB670B">
      <w:pPr>
        <w:ind w:firstLine="0"/>
        <w:jc w:val="center"/>
        <w:rPr>
          <w:noProof/>
        </w:rPr>
      </w:pPr>
    </w:p>
    <w:p w14:paraId="058AEEA5" w14:textId="77777777" w:rsidR="00FB670B" w:rsidRDefault="00FB670B" w:rsidP="00FB670B">
      <w:pPr>
        <w:ind w:firstLine="0"/>
        <w:jc w:val="center"/>
        <w:rPr>
          <w:noProof/>
        </w:rPr>
      </w:pPr>
    </w:p>
    <w:p w14:paraId="3DF1DEEC" w14:textId="77777777" w:rsidR="00FB670B" w:rsidRDefault="00FB670B" w:rsidP="00FB670B">
      <w:pPr>
        <w:ind w:firstLine="0"/>
        <w:jc w:val="center"/>
        <w:rPr>
          <w:noProof/>
        </w:rPr>
      </w:pPr>
    </w:p>
    <w:p w14:paraId="0301D94E" w14:textId="77777777" w:rsidR="00FB670B" w:rsidRDefault="00FB670B" w:rsidP="00FB670B">
      <w:pPr>
        <w:ind w:firstLine="0"/>
        <w:jc w:val="center"/>
        <w:rPr>
          <w:noProof/>
        </w:rPr>
      </w:pPr>
    </w:p>
    <w:p w14:paraId="78FA4971" w14:textId="77777777" w:rsidR="00FB670B" w:rsidRDefault="00FB670B" w:rsidP="00FB670B">
      <w:pPr>
        <w:ind w:firstLine="0"/>
        <w:jc w:val="center"/>
        <w:rPr>
          <w:noProof/>
        </w:rPr>
      </w:pPr>
    </w:p>
    <w:p w14:paraId="34E07887" w14:textId="77777777" w:rsidR="00FB670B" w:rsidRDefault="00FB670B" w:rsidP="00FB670B">
      <w:pPr>
        <w:ind w:firstLine="0"/>
        <w:jc w:val="center"/>
        <w:rPr>
          <w:noProof/>
        </w:rPr>
      </w:pPr>
    </w:p>
    <w:p w14:paraId="227CA2FE" w14:textId="77777777" w:rsidR="00FB670B" w:rsidRDefault="00FB670B" w:rsidP="00FB670B">
      <w:pPr>
        <w:ind w:firstLine="0"/>
        <w:jc w:val="center"/>
      </w:pPr>
      <w:r>
        <w:rPr>
          <w:noProof/>
        </w:rPr>
        <w:t>МОСКВА 2020</w:t>
      </w:r>
    </w:p>
    <w:p w14:paraId="7BB7D769" w14:textId="77777777" w:rsidR="00641DC9" w:rsidRDefault="00641DC9">
      <w:pPr>
        <w:suppressAutoHyphens w:val="0"/>
        <w:spacing w:after="160" w:line="259" w:lineRule="auto"/>
        <w:ind w:firstLine="0"/>
        <w:jc w:val="left"/>
        <w:rPr>
          <w:rStyle w:val="ad"/>
          <w:smallCaps/>
          <w:noProof/>
        </w:rPr>
      </w:pPr>
      <w:r>
        <w:rPr>
          <w:rStyle w:val="ad"/>
          <w:smallCaps/>
          <w:noProof/>
        </w:rPr>
        <w:br w:type="page"/>
      </w:r>
    </w:p>
    <w:sdt>
      <w:sdtPr>
        <w:rPr>
          <w:rFonts w:eastAsiaTheme="minorEastAsia" w:cstheme="minorBidi"/>
          <w:b w:val="0"/>
          <w:bCs w:val="0"/>
          <w:smallCaps w:val="0"/>
          <w:szCs w:val="22"/>
        </w:rPr>
        <w:id w:val="-534272039"/>
        <w:docPartObj>
          <w:docPartGallery w:val="Table of Contents"/>
          <w:docPartUnique/>
        </w:docPartObj>
      </w:sdtPr>
      <w:sdtEndPr/>
      <w:sdtContent>
        <w:p w14:paraId="0C2A9432" w14:textId="7512DF7A" w:rsidR="00641DC9" w:rsidRPr="00513E1D" w:rsidRDefault="00641DC9" w:rsidP="00641DC9">
          <w:pPr>
            <w:pStyle w:val="ab"/>
            <w:rPr>
              <w:rFonts w:cs="Times New Roman"/>
            </w:rPr>
          </w:pPr>
          <w:r w:rsidRPr="00513E1D">
            <w:rPr>
              <w:rFonts w:cs="Times New Roman"/>
              <w:smallCaps w:val="0"/>
              <w:lang w:eastAsia="en-US"/>
            </w:rPr>
            <w:t>Оглавление</w:t>
          </w:r>
        </w:p>
        <w:p w14:paraId="5BD32AFB" w14:textId="77777777" w:rsidR="00125949" w:rsidRDefault="006411AE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r>
            <w:rPr>
              <w:rStyle w:val="ad"/>
              <w:smallCaps/>
              <w:noProof/>
            </w:rPr>
            <w:fldChar w:fldCharType="begin"/>
          </w:r>
          <w:r>
            <w:rPr>
              <w:rStyle w:val="ad"/>
              <w:smallCaps/>
              <w:noProof/>
            </w:rPr>
            <w:instrText xml:space="preserve"> TOC \o "1-3" \h \z \u </w:instrText>
          </w:r>
          <w:r>
            <w:rPr>
              <w:rStyle w:val="ad"/>
              <w:smallCaps/>
              <w:noProof/>
            </w:rPr>
            <w:fldChar w:fldCharType="separate"/>
          </w:r>
          <w:hyperlink w:anchor="_Toc59810474" w:history="1">
            <w:r w:rsidR="00125949" w:rsidRPr="00092101">
              <w:rPr>
                <w:rStyle w:val="ad"/>
                <w:noProof/>
              </w:rPr>
              <w:t>1 Постановка задачи</w:t>
            </w:r>
            <w:r w:rsidR="00125949">
              <w:rPr>
                <w:noProof/>
                <w:webHidden/>
              </w:rPr>
              <w:tab/>
            </w:r>
            <w:r w:rsidR="00125949">
              <w:rPr>
                <w:noProof/>
                <w:webHidden/>
              </w:rPr>
              <w:fldChar w:fldCharType="begin"/>
            </w:r>
            <w:r w:rsidR="00125949">
              <w:rPr>
                <w:noProof/>
                <w:webHidden/>
              </w:rPr>
              <w:instrText xml:space="preserve"> PAGEREF _Toc59810474 \h </w:instrText>
            </w:r>
            <w:r w:rsidR="00125949">
              <w:rPr>
                <w:noProof/>
                <w:webHidden/>
              </w:rPr>
            </w:r>
            <w:r w:rsidR="00125949">
              <w:rPr>
                <w:noProof/>
                <w:webHidden/>
              </w:rPr>
              <w:fldChar w:fldCharType="separate"/>
            </w:r>
            <w:r w:rsidR="00125949">
              <w:rPr>
                <w:noProof/>
                <w:webHidden/>
              </w:rPr>
              <w:t>3</w:t>
            </w:r>
            <w:r w:rsidR="00125949">
              <w:rPr>
                <w:noProof/>
                <w:webHidden/>
              </w:rPr>
              <w:fldChar w:fldCharType="end"/>
            </w:r>
          </w:hyperlink>
        </w:p>
        <w:p w14:paraId="4F24D498" w14:textId="77777777" w:rsidR="00125949" w:rsidRDefault="00125949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75" w:history="1">
            <w:r w:rsidRPr="00092101">
              <w:rPr>
                <w:rStyle w:val="ad"/>
                <w:noProof/>
              </w:rPr>
              <w:t>2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CBD42" w14:textId="77777777" w:rsidR="00125949" w:rsidRDefault="00125949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76" w:history="1">
            <w:r w:rsidRPr="00092101">
              <w:rPr>
                <w:rStyle w:val="ad"/>
                <w:noProof/>
              </w:rPr>
              <w:t>3 Теоретическая оценка вычислительной и коммуникационной сложности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7859" w14:textId="77777777" w:rsidR="00125949" w:rsidRDefault="00125949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77" w:history="1">
            <w:r w:rsidRPr="00092101">
              <w:rPr>
                <w:rStyle w:val="ad"/>
                <w:noProof/>
              </w:rPr>
              <w:t xml:space="preserve">4 Внешние спецификации программного средства </w:t>
            </w:r>
            <w:r w:rsidRPr="00092101">
              <w:rPr>
                <w:rStyle w:val="ad"/>
                <w:noProof/>
                <w:lang w:val="en-US"/>
              </w:rPr>
              <w:t>Tarasov</w:t>
            </w:r>
            <w:r w:rsidRPr="00092101">
              <w:rPr>
                <w:rStyle w:val="ad"/>
                <w:noProof/>
              </w:rPr>
              <w:t>_</w:t>
            </w:r>
            <w:r w:rsidRPr="00092101">
              <w:rPr>
                <w:rStyle w:val="ad"/>
                <w:noProof/>
                <w:lang w:val="en-US"/>
              </w:rPr>
              <w:t>DDZ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6D357" w14:textId="77777777" w:rsidR="00125949" w:rsidRDefault="00125949">
          <w:pPr>
            <w:pStyle w:val="2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78" w:history="1">
            <w:r w:rsidRPr="00092101">
              <w:rPr>
                <w:rStyle w:val="ad"/>
                <w:noProof/>
              </w:rPr>
              <w:t>4.1 Название и назначение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5E63" w14:textId="77777777" w:rsidR="00125949" w:rsidRDefault="00125949">
          <w:pPr>
            <w:pStyle w:val="2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79" w:history="1">
            <w:r w:rsidRPr="00092101">
              <w:rPr>
                <w:rStyle w:val="ad"/>
                <w:noProof/>
              </w:rPr>
              <w:t>4.2 Сборка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D520" w14:textId="77777777" w:rsidR="00125949" w:rsidRDefault="00125949">
          <w:pPr>
            <w:pStyle w:val="2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0" w:history="1">
            <w:r w:rsidRPr="00092101">
              <w:rPr>
                <w:rStyle w:val="ad"/>
                <w:noProof/>
              </w:rPr>
              <w:t>4.3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032AD" w14:textId="77777777" w:rsidR="00125949" w:rsidRDefault="00125949">
          <w:pPr>
            <w:pStyle w:val="2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1" w:history="1">
            <w:r w:rsidRPr="00092101">
              <w:rPr>
                <w:rStyle w:val="ad"/>
                <w:noProof/>
              </w:rPr>
              <w:t>4.4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C8AE" w14:textId="77777777" w:rsidR="00125949" w:rsidRDefault="00125949">
          <w:pPr>
            <w:pStyle w:val="2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2" w:history="1">
            <w:r w:rsidRPr="00092101">
              <w:rPr>
                <w:rStyle w:val="ad"/>
                <w:noProof/>
              </w:rPr>
              <w:t>4.5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66AB" w14:textId="77777777" w:rsidR="00125949" w:rsidRDefault="00125949">
          <w:pPr>
            <w:pStyle w:val="2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3" w:history="1">
            <w:r w:rsidRPr="00092101">
              <w:rPr>
                <w:rStyle w:val="ad"/>
                <w:noProof/>
              </w:rPr>
              <w:t>4.6 Внешние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9573" w14:textId="77777777" w:rsidR="00125949" w:rsidRDefault="00125949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4" w:history="1">
            <w:r w:rsidRPr="00092101">
              <w:rPr>
                <w:rStyle w:val="ad"/>
                <w:noProof/>
              </w:rPr>
              <w:t>5 Результаты вычислительного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22C3" w14:textId="77777777" w:rsidR="00125949" w:rsidRDefault="00125949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5" w:history="1">
            <w:r w:rsidRPr="0009210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5F57" w14:textId="77777777" w:rsidR="00125949" w:rsidRDefault="00125949">
          <w:pPr>
            <w:pStyle w:val="11"/>
            <w:tabs>
              <w:tab w:val="right" w:leader="dot" w:pos="9346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59810486" w:history="1">
            <w:r w:rsidRPr="00092101">
              <w:rPr>
                <w:rStyle w:val="ad"/>
                <w:noProof/>
              </w:rPr>
              <w:t xml:space="preserve">Приложение 1. Исходный код программы </w:t>
            </w:r>
            <w:r w:rsidRPr="00092101">
              <w:rPr>
                <w:rStyle w:val="ad"/>
                <w:noProof/>
                <w:lang w:val="en-US"/>
              </w:rPr>
              <w:t>Tarasov</w:t>
            </w:r>
            <w:r w:rsidRPr="00092101">
              <w:rPr>
                <w:rStyle w:val="ad"/>
                <w:noProof/>
              </w:rPr>
              <w:t>_</w:t>
            </w:r>
            <w:r w:rsidRPr="00092101">
              <w:rPr>
                <w:rStyle w:val="ad"/>
                <w:noProof/>
                <w:lang w:val="en-US"/>
              </w:rPr>
              <w:t>DDZ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_Toc59810486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E681" w14:textId="7584625B" w:rsidR="00641DC9" w:rsidRDefault="006411AE" w:rsidP="006411AE">
          <w:pPr>
            <w:pStyle w:val="11"/>
          </w:pPr>
          <w:r>
            <w:rPr>
              <w:rStyle w:val="ad"/>
              <w:smallCaps/>
              <w:noProof/>
            </w:rPr>
            <w:fldChar w:fldCharType="end"/>
          </w:r>
        </w:p>
      </w:sdtContent>
    </w:sdt>
    <w:p w14:paraId="0AF3DBB8" w14:textId="3CA0B11F" w:rsidR="00FB670B" w:rsidRDefault="00FB670B" w:rsidP="00FB670B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4840C9C8" w14:textId="194DCA2A" w:rsidR="00FB670B" w:rsidRDefault="00FB670B" w:rsidP="00FB670B">
      <w:pPr>
        <w:pStyle w:val="1"/>
      </w:pPr>
      <w:bookmarkStart w:id="0" w:name="_Toc59810474"/>
      <w:r>
        <w:lastRenderedPageBreak/>
        <w:t>Постановка задачи</w:t>
      </w:r>
      <w:bookmarkEnd w:id="0"/>
    </w:p>
    <w:p w14:paraId="7889D060" w14:textId="77777777" w:rsidR="00FB670B" w:rsidRDefault="00FB670B" w:rsidP="00FB670B">
      <w:r>
        <w:t xml:space="preserve">Разработать программное средство для параллельного перемножения матриц со сверхбольшими числами, используя блочный алгоритм с применением технологии </w:t>
      </w:r>
      <w:r>
        <w:rPr>
          <w:lang w:val="en-US"/>
        </w:rPr>
        <w:t>OpenMP</w:t>
      </w:r>
      <w:r>
        <w:t>. Рассчитать коммуникационную и вычислительную сложность параллельного алгоритма. Произвести вычислительный эксперимент для определения зависимости времени выполнения программы от числа потоков и размерности матриц.</w:t>
      </w:r>
    </w:p>
    <w:p w14:paraId="5A0BE118" w14:textId="239A9E18" w:rsidR="00FB670B" w:rsidRDefault="00FB670B" w:rsidP="00FB670B">
      <w:pPr>
        <w:pStyle w:val="1"/>
      </w:pPr>
      <w:bookmarkStart w:id="1" w:name="_Toc59810475"/>
      <w:r>
        <w:lastRenderedPageBreak/>
        <w:t>Алгоритм решения задачи</w:t>
      </w:r>
      <w:bookmarkEnd w:id="1"/>
    </w:p>
    <w:p w14:paraId="30DF2F6A" w14:textId="77777777" w:rsidR="00AA63E2" w:rsidRPr="003052B3" w:rsidRDefault="00AA63E2" w:rsidP="00AA63E2">
      <w:r>
        <w:t xml:space="preserve">Пусть А и </w:t>
      </w:r>
      <w:r>
        <w:rPr>
          <w:lang w:val="en-US"/>
        </w:rPr>
        <w:t>B</w:t>
      </w:r>
      <w:r>
        <w:t xml:space="preserve"> – исходные квадратные матрицы размером</w:t>
      </w:r>
      <w:r w:rsidRPr="00843908">
        <w:t xml:space="preserve"> </w:t>
      </w:r>
      <m:oMath>
        <m:r>
          <w:rPr>
            <w:rFonts w:ascii="Cambria Math" w:hAnsi="Cambria Math"/>
          </w:rPr>
          <m:t>n×n</m:t>
        </m:r>
      </m:oMath>
      <w:r>
        <w:t xml:space="preserve"> для перемножения</w:t>
      </w:r>
      <w:r w:rsidRPr="00843908">
        <w:t xml:space="preserve">. </w:t>
      </w:r>
      <w:r>
        <w:rPr>
          <w:lang w:val="en-US"/>
        </w:rPr>
        <w:t>C</w:t>
      </w:r>
      <w:r w:rsidRPr="00843908">
        <w:t xml:space="preserve"> – </w:t>
      </w:r>
      <w:r>
        <w:t xml:space="preserve">результирующая матрица размером </w:t>
      </w:r>
      <m:oMath>
        <m:r>
          <w:rPr>
            <w:rFonts w:ascii="Cambria Math" w:hAnsi="Cambria Math"/>
          </w:rPr>
          <m:t>n×n</m:t>
        </m:r>
      </m:oMath>
      <w:r>
        <w:t xml:space="preserve">, представляющая результат перемножения матриц А и В. Инициализация матриц А и В происходит одним из потоков. Под матрицы А и В отводится два одномерных массива размером </w:t>
      </w:r>
      <m:oMath>
        <m:r>
          <w:rPr>
            <w:rFonts w:ascii="Cambria Math" w:hAnsi="Cambria Math"/>
          </w:rPr>
          <m:t>n×n</m:t>
        </m:r>
      </m:oMath>
      <w:r>
        <w:t xml:space="preserve"> и с типом данных, который задает вещественные числа с точностью до 50 цифр после точки и занимает 56 байт памяти.</w:t>
      </w:r>
    </w:p>
    <w:p w14:paraId="1B0ADC71" w14:textId="77777777" w:rsidR="00AA63E2" w:rsidRDefault="00AA63E2" w:rsidP="00AA63E2">
      <w:r>
        <w:t xml:space="preserve">При блочном перемножении матрицы А, В и С разбиваются на блоки. Размер блоков по горизонтали и вертикали для всех матриц составляет </w:t>
      </w:r>
      <m:oMath>
        <m: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где 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t xml:space="preserve"> (</w:t>
      </w:r>
      <w:r>
        <w:rPr>
          <w:lang w:val="en-US"/>
        </w:rPr>
        <w:t>q</w:t>
      </w:r>
      <w:r w:rsidRPr="00843908">
        <w:t xml:space="preserve"> – </w:t>
      </w:r>
      <w:r>
        <w:t xml:space="preserve">количество блоков по горизонтали и вертикали). При блочном представлении матриц результат перемножения для блока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</m:sSub>
      </m:oMath>
      <w:r>
        <w:t xml:space="preserve"> матрицы С</w:t>
      </w:r>
      <w:r w:rsidRPr="00843908">
        <w:t xml:space="preserve"> </w:t>
      </w:r>
      <w:r>
        <w:t>может быть представлен, как:</w:t>
      </w:r>
    </w:p>
    <w:p w14:paraId="0AB7A888" w14:textId="77777777" w:rsidR="00AA63E2" w:rsidRPr="001D3BEE" w:rsidRDefault="0061128C" w:rsidP="00AA63E2">
      <w:pPr>
        <w:jc w:val="center"/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i,j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s=0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en-US"/>
              </w:rPr>
              <m:t>q</m:t>
            </m:r>
            <m:r>
              <w:rPr>
                <w:rFonts w:ascii="Cambria Math" w:hAnsi="Cambria Math"/>
                <w:sz w:val="32"/>
                <w:szCs w:val="32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i,s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s,j</m:t>
            </m:r>
          </m:sub>
        </m:sSub>
      </m:oMath>
      <w:r w:rsidR="00AA63E2">
        <w:rPr>
          <w:sz w:val="32"/>
          <w:szCs w:val="32"/>
        </w:rPr>
        <w:t>. (</w:t>
      </w:r>
      <m:oMath>
        <m:r>
          <w:rPr>
            <w:rFonts w:ascii="Cambria Math" w:hAnsi="Cambria Math"/>
            <w:sz w:val="32"/>
            <w:szCs w:val="32"/>
          </w:rPr>
          <m:t>i,j ∈{0,..,q-1}</m:t>
        </m:r>
      </m:oMath>
      <w:r w:rsidR="00AA63E2">
        <w:rPr>
          <w:sz w:val="32"/>
          <w:szCs w:val="32"/>
        </w:rPr>
        <w:t>)         (1)</w:t>
      </w:r>
    </w:p>
    <w:p w14:paraId="42C915D7" w14:textId="77777777" w:rsidR="00AA63E2" w:rsidRDefault="00AA63E2" w:rsidP="00AA63E2">
      <w:pPr>
        <w:rPr>
          <w:szCs w:val="28"/>
        </w:rPr>
      </w:pPr>
      <w:r>
        <w:rPr>
          <w:szCs w:val="28"/>
        </w:rPr>
        <w:t xml:space="preserve">Массив, задающий матрицу </w:t>
      </w:r>
      <w:r>
        <w:rPr>
          <w:szCs w:val="28"/>
          <w:lang w:val="en-US"/>
        </w:rPr>
        <w:t>C</w:t>
      </w:r>
      <w:r>
        <w:rPr>
          <w:szCs w:val="28"/>
        </w:rPr>
        <w:t xml:space="preserve">, располагается в общей памяти для всех потоков. Независимые сегменты области памяти, где располагаются элементы массива С, равномерно распределяются между потоками. Таким образом, каждый из потоков получает при равномерной загрузке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q∙q</m:t>
            </m:r>
          </m:num>
          <m:den>
            <m:r>
              <w:rPr>
                <w:rFonts w:ascii="Cambria Math" w:hAnsi="Cambria Math"/>
                <w:szCs w:val="28"/>
                <w:lang w:val="en-US"/>
              </w:rPr>
              <m:t>p</m:t>
            </m:r>
          </m:den>
        </m:f>
      </m:oMath>
      <w:r w:rsidRPr="000604DA">
        <w:rPr>
          <w:szCs w:val="28"/>
        </w:rPr>
        <w:t xml:space="preserve"> </w:t>
      </w:r>
      <w:r>
        <w:rPr>
          <w:szCs w:val="28"/>
        </w:rPr>
        <w:t>сегментов (</w:t>
      </w:r>
      <w:r w:rsidRPr="000604DA">
        <w:rPr>
          <w:szCs w:val="28"/>
        </w:rPr>
        <w:t>блоков</w:t>
      </w:r>
      <w:r>
        <w:rPr>
          <w:szCs w:val="28"/>
        </w:rPr>
        <w:t>)</w:t>
      </w:r>
      <w:r w:rsidRPr="000604DA">
        <w:rPr>
          <w:szCs w:val="28"/>
        </w:rPr>
        <w:t xml:space="preserve"> матрицы</w:t>
      </w:r>
      <w:r>
        <w:rPr>
          <w:szCs w:val="28"/>
        </w:rPr>
        <w:t xml:space="preserve"> С. </w:t>
      </w:r>
      <w:r w:rsidRPr="000604DA">
        <w:rPr>
          <w:szCs w:val="28"/>
        </w:rPr>
        <w:t xml:space="preserve">При параллельной реализации блочного умножения матриц </w:t>
      </w:r>
      <w:r>
        <w:rPr>
          <w:szCs w:val="28"/>
        </w:rPr>
        <w:t xml:space="preserve">на каждой итерации </w:t>
      </w:r>
      <w:r w:rsidRPr="000604DA">
        <w:rPr>
          <w:szCs w:val="28"/>
        </w:rPr>
        <w:t xml:space="preserve">поток выполняет операцию нахождения блока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i,j</m:t>
            </m:r>
          </m:sub>
        </m:sSub>
      </m:oMath>
      <w:r>
        <w:rPr>
          <w:szCs w:val="28"/>
        </w:rPr>
        <w:t xml:space="preserve"> по формуле: </w:t>
      </w:r>
      <m:oMath>
        <m:r>
          <m:rPr>
            <m:sty m:val="p"/>
          </m:rPr>
          <w:rPr>
            <w:rFonts w:ascii="Cambria Math" w:hAnsi="Cambria Math"/>
            <w:szCs w:val="28"/>
          </w:rPr>
          <m:t>C[</m:t>
        </m:r>
        <m:r>
          <w:rPr>
            <w:rFonts w:ascii="Cambria Math" w:hAnsi="Cambria Math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Cs w:val="28"/>
          </w:rPr>
          <m:t>] + A[</m:t>
        </m:r>
        <m:r>
          <w:rPr>
            <w:rFonts w:ascii="Cambria Math" w:hAnsi="Cambria Math"/>
            <w:szCs w:val="28"/>
          </w:rPr>
          <m:t>i,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  <m:r>
          <w:rPr>
            <w:rFonts w:ascii="Cambria Math" w:hAnsi="Cambria Math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] ∙ B[</m:t>
        </m:r>
        <m:r>
          <w:rPr>
            <w:rFonts w:ascii="Cambria Math" w:hAnsi="Cambria Math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 + </m:t>
        </m:r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j</m:t>
        </m:r>
        <m:r>
          <m:rPr>
            <m:sty m:val="p"/>
          </m:rPr>
          <w:rPr>
            <w:rFonts w:ascii="Cambria Math" w:hAnsi="Cambria Math"/>
            <w:szCs w:val="28"/>
          </w:rPr>
          <m:t>]</m:t>
        </m:r>
      </m:oMath>
      <w:r w:rsidRPr="000604DA">
        <w:rPr>
          <w:szCs w:val="28"/>
        </w:rPr>
        <w:t xml:space="preserve">, где </w:t>
      </w:r>
      <w:r w:rsidRPr="000604DA">
        <w:rPr>
          <w:i/>
          <w:szCs w:val="28"/>
          <w:lang w:val="en-US"/>
        </w:rPr>
        <w:t>s</w:t>
      </w:r>
      <w:r w:rsidRPr="000604DA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0,..,</m:t>
            </m:r>
            <m:r>
              <w:rPr>
                <w:rFonts w:ascii="Cambria Math" w:hAnsi="Cambria Math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Cs w:val="28"/>
              </w:rPr>
              <m:t>-1</m:t>
            </m:r>
          </m:e>
        </m:d>
      </m:oMath>
      <w:r w:rsidRPr="000604DA">
        <w:rPr>
          <w:szCs w:val="28"/>
        </w:rPr>
        <w:t xml:space="preserve"> – номер итерации.</w:t>
      </w:r>
    </w:p>
    <w:p w14:paraId="0BE535AC" w14:textId="40CB8CE2" w:rsidR="00FB670B" w:rsidRDefault="00FB670B" w:rsidP="00FB670B">
      <w:pPr>
        <w:pStyle w:val="1"/>
      </w:pPr>
      <w:bookmarkStart w:id="2" w:name="_Toc59810476"/>
      <w:r>
        <w:lastRenderedPageBreak/>
        <w:t>Теоретическая оценка вычислительной и коммуникационной сложности алгоритма</w:t>
      </w:r>
      <w:bookmarkEnd w:id="2"/>
    </w:p>
    <w:p w14:paraId="614FCAA5" w14:textId="77777777" w:rsidR="00AA63E2" w:rsidRPr="00801FCB" w:rsidRDefault="00AA63E2" w:rsidP="00AA63E2">
      <w:pPr>
        <w:rPr>
          <w:szCs w:val="28"/>
        </w:rPr>
      </w:pPr>
      <w:r w:rsidRPr="00801FCB">
        <w:rPr>
          <w:szCs w:val="28"/>
        </w:rPr>
        <w:t xml:space="preserve">Размер одного блока при умножении матриц составляет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801FCB">
        <w:rPr>
          <w:szCs w:val="28"/>
        </w:rPr>
        <w:t xml:space="preserve">. При вычислении одного из элементов блока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i,j</m:t>
            </m:r>
          </m:sub>
        </m:sSub>
      </m:oMath>
      <w:r w:rsidRPr="003A2329">
        <w:rPr>
          <w:szCs w:val="28"/>
        </w:rPr>
        <w:t xml:space="preserve"> задействуются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801FCB">
        <w:rPr>
          <w:szCs w:val="28"/>
        </w:rPr>
        <w:t xml:space="preserve"> элементов строки 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801FCB">
        <w:rPr>
          <w:szCs w:val="28"/>
        </w:rPr>
        <w:t xml:space="preserve"> и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801FCB">
        <w:rPr>
          <w:szCs w:val="28"/>
        </w:rPr>
        <w:t xml:space="preserve">  элементов столбца 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3A2329">
        <w:rPr>
          <w:szCs w:val="28"/>
        </w:rPr>
        <w:t>, которые перемножаются, а затем складываются.</w:t>
      </w:r>
      <w:r>
        <w:rPr>
          <w:szCs w:val="28"/>
        </w:rPr>
        <w:t xml:space="preserve"> </w:t>
      </w:r>
      <w:r w:rsidRPr="00C81CAA">
        <w:rPr>
          <w:szCs w:val="28"/>
        </w:rPr>
        <w:t>Таким образом</w:t>
      </w:r>
      <w:r w:rsidRPr="00274669">
        <w:rPr>
          <w:szCs w:val="28"/>
        </w:rPr>
        <w:t xml:space="preserve">, вычислительная сложность расчета одного элемента </w:t>
      </w:r>
      <w:r w:rsidRPr="0081230E">
        <w:rPr>
          <w:szCs w:val="28"/>
        </w:rPr>
        <w:t xml:space="preserve">блока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i,j</m:t>
            </m:r>
          </m:sub>
        </m:sSub>
      </m:oMath>
      <w:r w:rsidRPr="0081230E">
        <w:rPr>
          <w:szCs w:val="28"/>
        </w:rPr>
        <w:t xml:space="preserve"> матрицы </w:t>
      </w:r>
      <w:r w:rsidRPr="0081230E">
        <w:rPr>
          <w:szCs w:val="28"/>
          <w:lang w:val="en-US"/>
        </w:rPr>
        <w:t>C</w:t>
      </w:r>
      <w:r w:rsidRPr="0081230E">
        <w:rPr>
          <w:szCs w:val="28"/>
        </w:rPr>
        <w:t xml:space="preserve"> равна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q</m:t>
                </m:r>
              </m:den>
            </m:f>
          </m:e>
        </m:d>
      </m:oMath>
      <w:r w:rsidRPr="00C81CAA">
        <w:rPr>
          <w:szCs w:val="28"/>
        </w:rPr>
        <w:t xml:space="preserve">. </w:t>
      </w:r>
      <w:r>
        <w:rPr>
          <w:szCs w:val="28"/>
        </w:rPr>
        <w:t xml:space="preserve">Поскольку число элементов в блоке в среднем составляет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q</m:t>
            </m:r>
          </m:den>
        </m:f>
      </m:oMath>
      <w:r>
        <w:rPr>
          <w:szCs w:val="28"/>
        </w:rPr>
        <w:t xml:space="preserve">, то вычислительная сложность расчёта одного из блоков матрицы С составляет </w:t>
      </w:r>
      <m:oMath>
        <m:r>
          <w:rPr>
            <w:rFonts w:ascii="Cambria Math" w:hAnsi="Cambria Math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q</m:t>
                </m:r>
              </m:den>
            </m:f>
          </m:e>
        </m:d>
        <m:r>
          <w:rPr>
            <w:rFonts w:ascii="Cambria Math" w:hAnsi="Cambria Math"/>
            <w:szCs w:val="28"/>
          </w:rPr>
          <m:t>∙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</w:rPr>
                  <m:t>q</m:t>
                </m:r>
              </m:den>
            </m:f>
          </m:e>
        </m:d>
        <m:r>
          <w:rPr>
            <w:rFonts w:ascii="Cambria Math" w:hAnsi="Cambria Math"/>
            <w:szCs w:val="28"/>
          </w:rPr>
          <m:t>=O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p>
          </m:e>
        </m:d>
      </m:oMath>
      <w:r>
        <w:rPr>
          <w:szCs w:val="28"/>
        </w:rPr>
        <w:t>. Число блоков</w:t>
      </w:r>
      <w:r w:rsidRPr="0081230E">
        <w:rPr>
          <w:szCs w:val="28"/>
        </w:rPr>
        <w:t xml:space="preserve"> </w:t>
      </w:r>
      <w:r>
        <w:rPr>
          <w:szCs w:val="28"/>
        </w:rPr>
        <w:t xml:space="preserve">для каждого потока составляет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q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  <w:lang w:val="en-US"/>
              </w:rPr>
              <m:t>p</m:t>
            </m:r>
          </m:den>
        </m:f>
      </m:oMath>
      <w:r>
        <w:rPr>
          <w:szCs w:val="28"/>
        </w:rPr>
        <w:t xml:space="preserve">, следовательно </w:t>
      </w:r>
      <w:r>
        <w:t xml:space="preserve">вычислительная сложность параллельного алгоритма блочного умножения матриц составляет: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∙</m:t>
        </m:r>
      </m:oMath>
      <w:r>
        <w:rPr>
          <w:lang w:val="en-US"/>
        </w:rPr>
        <w:t>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hAnsi="Cambria Math"/>
          </w:rPr>
          <m:t>= 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3A2329">
        <w:t>.</w:t>
      </w:r>
    </w:p>
    <w:p w14:paraId="4750ECCE" w14:textId="20424A77" w:rsidR="00FB670B" w:rsidRDefault="00AA63E2" w:rsidP="00AA63E2">
      <w:r>
        <w:t>Входные матриц</w:t>
      </w:r>
      <w:del w:id="3" w:author="ant" w:date="2020-12-25T17:12:00Z">
        <w:r w:rsidDel="000358DE">
          <w:delText>а</w:delText>
        </w:r>
      </w:del>
      <w:ins w:id="4" w:author="ant" w:date="2020-12-25T17:12:00Z">
        <w:r w:rsidR="000358DE">
          <w:t>ы</w:t>
        </w:r>
      </w:ins>
      <w:r>
        <w:t xml:space="preserve"> А и В вместе с результирующей матрицей С находятся в общедоступной для всех потоков памяти. Между потоками не происходит никаких взаимодействий по обмену. Каждый поток для вычисления элементов результирующей матрицы С считывает все необходимые данные из общей памяти. Таким образом, в алгоритме отсутствует взаимодействие между потоками, поэтому коммуникационной сложности у алгоритма нет.</w:t>
      </w:r>
    </w:p>
    <w:p w14:paraId="06998131" w14:textId="1672D090" w:rsidR="00FB670B" w:rsidRPr="008B3156" w:rsidRDefault="00FB670B" w:rsidP="00FB670B">
      <w:pPr>
        <w:pStyle w:val="1"/>
      </w:pPr>
      <w:bookmarkStart w:id="5" w:name="_Toc59810477"/>
      <w:r>
        <w:lastRenderedPageBreak/>
        <w:t xml:space="preserve">Внешние спецификации программного средства </w:t>
      </w:r>
      <w:r>
        <w:rPr>
          <w:lang w:val="en-US"/>
        </w:rPr>
        <w:t>Tarasov</w:t>
      </w:r>
      <w:r w:rsidRPr="008B3156">
        <w:t>_</w:t>
      </w:r>
      <w:r>
        <w:rPr>
          <w:lang w:val="en-US"/>
        </w:rPr>
        <w:t>DDZ</w:t>
      </w:r>
      <w:bookmarkEnd w:id="5"/>
    </w:p>
    <w:p w14:paraId="49FDECEC" w14:textId="0C8B8D2B" w:rsidR="00FB670B" w:rsidRDefault="00FB670B" w:rsidP="00FB670B">
      <w:pPr>
        <w:pStyle w:val="2"/>
      </w:pPr>
      <w:bookmarkStart w:id="6" w:name="_Toc59810478"/>
      <w:r>
        <w:t>Название и назначение программного средства</w:t>
      </w:r>
      <w:bookmarkEnd w:id="6"/>
    </w:p>
    <w:p w14:paraId="2D76F573" w14:textId="77777777" w:rsidR="00FB670B" w:rsidRDefault="00FB670B" w:rsidP="00FB670B">
      <w:r>
        <w:t xml:space="preserve">Программное средство </w:t>
      </w:r>
      <w:r>
        <w:rPr>
          <w:lang w:val="en-US"/>
        </w:rPr>
        <w:t>Tarasov</w:t>
      </w:r>
      <w:r w:rsidRPr="008B3156">
        <w:t>_</w:t>
      </w:r>
      <w:r>
        <w:rPr>
          <w:lang w:val="en-US"/>
        </w:rPr>
        <w:t>DDZ</w:t>
      </w:r>
      <w:r w:rsidRPr="008B3156">
        <w:t xml:space="preserve"> </w:t>
      </w:r>
      <w:r>
        <w:t>предназначено для перемножения матриц с большими числами.</w:t>
      </w:r>
    </w:p>
    <w:p w14:paraId="47B2FCD7" w14:textId="1B24CAAE" w:rsidR="00FB670B" w:rsidRDefault="00FB670B" w:rsidP="00FB670B">
      <w:pPr>
        <w:pStyle w:val="2"/>
      </w:pPr>
      <w:bookmarkStart w:id="7" w:name="_Toc59810479"/>
      <w:r>
        <w:t>Сборка программы</w:t>
      </w:r>
      <w:bookmarkEnd w:id="7"/>
    </w:p>
    <w:p w14:paraId="389AA98F" w14:textId="77777777" w:rsidR="00FB670B" w:rsidRDefault="00FB670B" w:rsidP="00FB670B">
      <w:r>
        <w:t xml:space="preserve">Программное средство </w:t>
      </w:r>
      <w:r>
        <w:rPr>
          <w:lang w:val="en-US"/>
        </w:rPr>
        <w:t>Tarasov</w:t>
      </w:r>
      <w:r w:rsidRPr="008B3156">
        <w:t>_</w:t>
      </w:r>
      <w:r>
        <w:rPr>
          <w:lang w:val="en-US"/>
        </w:rPr>
        <w:t>DDZ</w:t>
      </w:r>
      <w:r>
        <w:t xml:space="preserve"> написано на языке программирования С++ с применением технологии </w:t>
      </w:r>
      <w:r>
        <w:rPr>
          <w:lang w:val="en-US"/>
        </w:rPr>
        <w:t>OpenMP</w:t>
      </w:r>
      <w:r>
        <w:t xml:space="preserve">. Для работы со сверхбольшими числами используется библиотека </w:t>
      </w:r>
      <w:r>
        <w:rPr>
          <w:lang w:val="en-US"/>
        </w:rPr>
        <w:t>boost</w:t>
      </w:r>
      <w:r w:rsidRPr="008B3156">
        <w:t xml:space="preserve">. </w:t>
      </w:r>
      <w:r>
        <w:t xml:space="preserve">Сборка программы осуществляется в каталоге, где расположен файл </w:t>
      </w:r>
      <w:r>
        <w:rPr>
          <w:lang w:val="en-US"/>
        </w:rPr>
        <w:t>Tarasov</w:t>
      </w:r>
      <w:r w:rsidRPr="008B3156">
        <w:t>_</w:t>
      </w:r>
      <w:r>
        <w:rPr>
          <w:lang w:val="en-US"/>
        </w:rPr>
        <w:t>DDZ</w:t>
      </w:r>
      <w:r w:rsidRPr="008B3156">
        <w:t>.</w:t>
      </w:r>
      <w:r>
        <w:rPr>
          <w:lang w:val="en-US"/>
        </w:rPr>
        <w:t>cpp</w:t>
      </w:r>
      <w:r>
        <w:t>, посредством следующей команды:</w:t>
      </w:r>
    </w:p>
    <w:p w14:paraId="2067AA8B" w14:textId="77777777" w:rsidR="00FB670B" w:rsidRDefault="00FB670B" w:rsidP="00FB670B">
      <w:pPr>
        <w:rPr>
          <w:lang w:val="en-US"/>
        </w:rPr>
      </w:pPr>
      <w:r>
        <w:rPr>
          <w:lang w:val="en-US"/>
        </w:rPr>
        <w:t>g++ Tarasov_DDZ.cpp -I/common/boost/include -L/common/boost/lib -o Tarasov_DDZ -fopenmp</w:t>
      </w:r>
    </w:p>
    <w:p w14:paraId="440656EF" w14:textId="678F061D" w:rsidR="00FB670B" w:rsidRDefault="00FB670B" w:rsidP="00FB670B">
      <w:pPr>
        <w:pStyle w:val="2"/>
      </w:pPr>
      <w:bookmarkStart w:id="8" w:name="_Toc59810480"/>
      <w:r>
        <w:t>Запуск программы</w:t>
      </w:r>
      <w:bookmarkEnd w:id="8"/>
    </w:p>
    <w:p w14:paraId="4241F0C1" w14:textId="77777777" w:rsidR="00FB670B" w:rsidRDefault="00FB670B" w:rsidP="00FB670B">
      <w:r>
        <w:t xml:space="preserve">Для запуска программы в тестовом режиме необходимо, находясь в каталоге с исполняемым файлом </w:t>
      </w:r>
      <w:r>
        <w:rPr>
          <w:lang w:val="en-US"/>
        </w:rPr>
        <w:t>Tarasov</w:t>
      </w:r>
      <w:r w:rsidRPr="008B3156">
        <w:t>_</w:t>
      </w:r>
      <w:r>
        <w:rPr>
          <w:lang w:val="en-US"/>
        </w:rPr>
        <w:t>DDZ</w:t>
      </w:r>
      <w:r w:rsidRPr="001035AF">
        <w:t xml:space="preserve">, </w:t>
      </w:r>
      <w:r>
        <w:t>выполнить следующую команду:</w:t>
      </w:r>
    </w:p>
    <w:p w14:paraId="76BE0576" w14:textId="77777777" w:rsidR="00FB670B" w:rsidRDefault="00FB670B" w:rsidP="00FB670B">
      <w:pPr>
        <w:rPr>
          <w:lang w:val="en-US"/>
        </w:rPr>
      </w:pPr>
      <w:r>
        <w:rPr>
          <w:lang w:val="en-US"/>
        </w:rPr>
        <w:t>mpirun -np 1 Tarasov_DDZ &lt;num_threads&gt; -test &lt;test_file&gt;</w:t>
      </w:r>
    </w:p>
    <w:p w14:paraId="72E4688A" w14:textId="77777777" w:rsidR="00FB670B" w:rsidRDefault="00FB670B" w:rsidP="00FB670B">
      <w:r>
        <w:t>А для запуска программы в режиме вычислительного эксперимента необходимо выполнить команду:</w:t>
      </w:r>
    </w:p>
    <w:p w14:paraId="3F8B6CE5" w14:textId="77777777" w:rsidR="00FB670B" w:rsidRDefault="00FB670B" w:rsidP="00FB670B">
      <w:pPr>
        <w:rPr>
          <w:lang w:val="en-US"/>
        </w:rPr>
      </w:pPr>
      <w:r>
        <w:rPr>
          <w:lang w:val="en-US"/>
        </w:rPr>
        <w:t>mpirun -np 1 Tarasov_DDZ &lt;num_threads&gt; -exp &lt;matrix_size&gt;</w:t>
      </w:r>
    </w:p>
    <w:p w14:paraId="62DD6348" w14:textId="77777777" w:rsidR="00FB670B" w:rsidRDefault="00FB670B" w:rsidP="00FB670B">
      <w:r>
        <w:t>Параметры:</w:t>
      </w:r>
    </w:p>
    <w:p w14:paraId="6236B60B" w14:textId="77777777" w:rsidR="00FB670B" w:rsidRDefault="00FB670B" w:rsidP="00FB670B">
      <w:pPr>
        <w:pStyle w:val="a"/>
      </w:pPr>
      <w:r>
        <w:t xml:space="preserve">Параметр </w:t>
      </w:r>
      <w:r>
        <w:rPr>
          <w:lang w:val="en-US"/>
        </w:rPr>
        <w:t>num</w:t>
      </w:r>
      <w:r w:rsidRPr="001035AF">
        <w:t>_</w:t>
      </w:r>
      <w:r>
        <w:rPr>
          <w:lang w:val="en-US"/>
        </w:rPr>
        <w:t>threads</w:t>
      </w:r>
      <w:r w:rsidRPr="001035AF">
        <w:t xml:space="preserve"> – </w:t>
      </w:r>
      <w:r>
        <w:t xml:space="preserve">количество </w:t>
      </w:r>
      <w:r>
        <w:rPr>
          <w:lang w:val="en-US"/>
        </w:rPr>
        <w:t>OpenMP</w:t>
      </w:r>
      <w:r w:rsidRPr="001035AF">
        <w:t>-</w:t>
      </w:r>
      <w:r>
        <w:t>потоков.</w:t>
      </w:r>
    </w:p>
    <w:p w14:paraId="67F2AB9F" w14:textId="77777777" w:rsidR="00FB670B" w:rsidRDefault="00FB670B" w:rsidP="00FB670B">
      <w:pPr>
        <w:pStyle w:val="a"/>
      </w:pPr>
      <w:r>
        <w:t xml:space="preserve">Параметр </w:t>
      </w:r>
      <w:r>
        <w:rPr>
          <w:lang w:val="en-US"/>
        </w:rPr>
        <w:t>matrix</w:t>
      </w:r>
      <w:r w:rsidRPr="001035AF">
        <w:t>_</w:t>
      </w:r>
      <w:r>
        <w:rPr>
          <w:lang w:val="en-US"/>
        </w:rPr>
        <w:t>size</w:t>
      </w:r>
      <w:r w:rsidRPr="001035AF">
        <w:t xml:space="preserve"> – </w:t>
      </w:r>
      <w:r>
        <w:t>размерность (число столбцов и строк) двух квадратных матриц.</w:t>
      </w:r>
    </w:p>
    <w:p w14:paraId="63AED49E" w14:textId="77777777" w:rsidR="00FB670B" w:rsidRDefault="00FB670B" w:rsidP="00FB670B">
      <w:pPr>
        <w:pStyle w:val="a"/>
      </w:pPr>
      <w:r>
        <w:t xml:space="preserve">Параметр </w:t>
      </w:r>
      <w:r>
        <w:rPr>
          <w:lang w:val="en-US"/>
        </w:rPr>
        <w:t>test</w:t>
      </w:r>
      <w:r w:rsidRPr="001035AF">
        <w:t>_</w:t>
      </w:r>
      <w:r>
        <w:rPr>
          <w:lang w:val="en-US"/>
        </w:rPr>
        <w:t>file</w:t>
      </w:r>
      <w:r w:rsidRPr="001035AF">
        <w:t xml:space="preserve"> – </w:t>
      </w:r>
      <w:r>
        <w:t>название входного тестового файла, где расположены матрицы для перемножения.</w:t>
      </w:r>
    </w:p>
    <w:p w14:paraId="451F93C8" w14:textId="77777777" w:rsidR="00FB670B" w:rsidRDefault="00FB670B" w:rsidP="00FB670B">
      <w:pPr>
        <w:pStyle w:val="a"/>
      </w:pPr>
      <w:r>
        <w:lastRenderedPageBreak/>
        <w:t>Ключевые параметры -</w:t>
      </w:r>
      <w:r>
        <w:rPr>
          <w:lang w:val="en-US"/>
        </w:rPr>
        <w:t>test</w:t>
      </w:r>
      <w:r w:rsidRPr="00C87310">
        <w:t xml:space="preserve"> </w:t>
      </w:r>
      <w:r>
        <w:t xml:space="preserve">и </w:t>
      </w:r>
      <w:r w:rsidRPr="00C87310">
        <w:t>-</w:t>
      </w:r>
      <w:r>
        <w:rPr>
          <w:lang w:val="en-US"/>
        </w:rPr>
        <w:t>exp</w:t>
      </w:r>
      <w:r w:rsidRPr="00C87310">
        <w:t xml:space="preserve"> </w:t>
      </w:r>
      <w:r>
        <w:t xml:space="preserve">отвечают за режим запуска программы (тестовый режим либо режим вычислительного эксперимента). </w:t>
      </w:r>
    </w:p>
    <w:p w14:paraId="67752616" w14:textId="7C8CD0E7" w:rsidR="00FB670B" w:rsidRDefault="00FB670B" w:rsidP="00FB670B">
      <w:pPr>
        <w:pStyle w:val="2"/>
      </w:pPr>
      <w:bookmarkStart w:id="9" w:name="_Toc59810481"/>
      <w:r>
        <w:t>Входные данные</w:t>
      </w:r>
      <w:bookmarkEnd w:id="9"/>
    </w:p>
    <w:p w14:paraId="1443104F" w14:textId="77777777" w:rsidR="00FB670B" w:rsidRDefault="00FB670B" w:rsidP="00FB670B">
      <w:r>
        <w:t>В качестве входных данных принимаются следующие аргументы командной строки:</w:t>
      </w:r>
    </w:p>
    <w:p w14:paraId="6BD552E8" w14:textId="77777777" w:rsidR="00FB670B" w:rsidRDefault="00FB670B" w:rsidP="00FB670B">
      <w:pPr>
        <w:pStyle w:val="a"/>
        <w:numPr>
          <w:ilvl w:val="0"/>
          <w:numId w:val="14"/>
        </w:numPr>
      </w:pPr>
      <w:r>
        <w:t xml:space="preserve">Аргумент </w:t>
      </w:r>
      <w:r>
        <w:rPr>
          <w:lang w:val="en-US"/>
        </w:rPr>
        <w:t>matrix</w:t>
      </w:r>
      <w:r w:rsidRPr="00C87310">
        <w:t>_</w:t>
      </w:r>
      <w:r>
        <w:rPr>
          <w:lang w:val="en-US"/>
        </w:rPr>
        <w:t>size</w:t>
      </w:r>
      <w:r w:rsidRPr="00C87310">
        <w:t xml:space="preserve"> – </w:t>
      </w:r>
      <w:r>
        <w:t>натуральное число, задающее размерность двух квадратных матриц.</w:t>
      </w:r>
    </w:p>
    <w:p w14:paraId="71DA6E90" w14:textId="77777777" w:rsidR="00FB670B" w:rsidRDefault="00FB670B" w:rsidP="00FB670B">
      <w:pPr>
        <w:pStyle w:val="a"/>
        <w:numPr>
          <w:ilvl w:val="0"/>
          <w:numId w:val="14"/>
        </w:numPr>
      </w:pPr>
      <w:r>
        <w:t xml:space="preserve">Аргумент </w:t>
      </w:r>
      <w:r>
        <w:rPr>
          <w:lang w:val="en-US"/>
        </w:rPr>
        <w:t>num</w:t>
      </w:r>
      <w:r w:rsidRPr="00C87310">
        <w:t>_</w:t>
      </w:r>
      <w:r>
        <w:rPr>
          <w:lang w:val="en-US"/>
        </w:rPr>
        <w:t>threads</w:t>
      </w:r>
      <w:r w:rsidRPr="00C87310">
        <w:t xml:space="preserve"> – </w:t>
      </w:r>
      <w:r>
        <w:t xml:space="preserve">натуральное число, задающее количество </w:t>
      </w:r>
      <w:r>
        <w:rPr>
          <w:lang w:val="en-US"/>
        </w:rPr>
        <w:t>OpenMP</w:t>
      </w:r>
      <w:r w:rsidRPr="00C87310">
        <w:t>-</w:t>
      </w:r>
      <w:r>
        <w:t>потоков.</w:t>
      </w:r>
    </w:p>
    <w:p w14:paraId="63D073E2" w14:textId="77777777" w:rsidR="00FB670B" w:rsidRDefault="00FB670B" w:rsidP="00FB670B">
      <w:pPr>
        <w:pStyle w:val="a"/>
        <w:numPr>
          <w:ilvl w:val="0"/>
          <w:numId w:val="14"/>
        </w:numPr>
      </w:pPr>
      <w:r>
        <w:t xml:space="preserve">Аргумент </w:t>
      </w:r>
      <w:r>
        <w:rPr>
          <w:lang w:val="en-US"/>
        </w:rPr>
        <w:t>test</w:t>
      </w:r>
      <w:r w:rsidRPr="00C87310">
        <w:t>_</w:t>
      </w:r>
      <w:r>
        <w:rPr>
          <w:lang w:val="en-US"/>
        </w:rPr>
        <w:t>file</w:t>
      </w:r>
      <w:r w:rsidRPr="00C87310">
        <w:t xml:space="preserve"> – </w:t>
      </w:r>
      <w:r>
        <w:t xml:space="preserve">путь к текстовому файлу с двумя квадратными матрицами. Первой строкой в файле </w:t>
      </w:r>
      <w:r>
        <w:rPr>
          <w:lang w:val="en-US"/>
        </w:rPr>
        <w:t>test</w:t>
      </w:r>
      <w:r w:rsidRPr="00C87310">
        <w:t>_</w:t>
      </w:r>
      <w:r>
        <w:rPr>
          <w:lang w:val="en-US"/>
        </w:rPr>
        <w:t>file</w:t>
      </w:r>
      <w:r w:rsidRPr="00C87310">
        <w:t xml:space="preserve"> </w:t>
      </w:r>
      <w:r>
        <w:t xml:space="preserve">обозначается размерность (натуральное число </w:t>
      </w:r>
      <w:r>
        <w:rPr>
          <w:lang w:val="en-US"/>
        </w:rPr>
        <w:t>N</w:t>
      </w:r>
      <w:r>
        <w:t xml:space="preserve">) двух квадратных матриц. Последующие </w:t>
      </w:r>
      <w:r>
        <w:rPr>
          <w:lang w:val="en-US"/>
        </w:rPr>
        <w:t>N</w:t>
      </w:r>
      <w:r>
        <w:t xml:space="preserve"> строк задают строки квадратной матрицы А размером </w:t>
      </w:r>
      <w:r>
        <w:rPr>
          <w:lang w:val="en-US"/>
        </w:rPr>
        <w:t>NxN</w:t>
      </w:r>
      <w:r w:rsidRPr="000666DD">
        <w:t>,</w:t>
      </w:r>
      <w:r>
        <w:t xml:space="preserve"> где каждая строка состоит из </w:t>
      </w:r>
      <w:r>
        <w:rPr>
          <w:lang w:val="en-US"/>
        </w:rPr>
        <w:t>N</w:t>
      </w:r>
      <w:r w:rsidRPr="000666DD">
        <w:t xml:space="preserve"> </w:t>
      </w:r>
      <w:r>
        <w:t xml:space="preserve">вещественных чисел с десятичной точкой, разделенных между собой пробелом. После матрицы А идет записанная в аналогичном формате матрица B размером </w:t>
      </w:r>
      <w:r>
        <w:rPr>
          <w:lang w:val="en-US"/>
        </w:rPr>
        <w:t>NxN</w:t>
      </w:r>
      <w:r>
        <w:t>, отделенная от матрицы А</w:t>
      </w:r>
      <w:r w:rsidRPr="000666DD">
        <w:t xml:space="preserve"> </w:t>
      </w:r>
      <w:r>
        <w:t>двумя символами перевода строки</w:t>
      </w:r>
      <w:r w:rsidRPr="006E1B06">
        <w:t xml:space="preserve">. </w:t>
      </w:r>
      <w:r>
        <w:t>На рисунке 1 показан пример входного файла с двумя квадратными матрицами размером 2х2.</w:t>
      </w:r>
    </w:p>
    <w:p w14:paraId="4EFAA2C1" w14:textId="77777777" w:rsidR="00FB670B" w:rsidRDefault="00FB670B" w:rsidP="00FB670B">
      <w:pPr>
        <w:pStyle w:val="a"/>
        <w:numPr>
          <w:ilvl w:val="0"/>
          <w:numId w:val="0"/>
        </w:numPr>
        <w:ind w:left="927"/>
        <w:jc w:val="center"/>
      </w:pPr>
      <w:r>
        <w:rPr>
          <w:noProof/>
        </w:rPr>
        <w:drawing>
          <wp:inline distT="0" distB="0" distL="0" distR="0" wp14:anchorId="1F38FB31" wp14:editId="680957F2">
            <wp:extent cx="3636645" cy="1020445"/>
            <wp:effectExtent l="0" t="0" r="190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B769" w14:textId="77777777" w:rsidR="00FB670B" w:rsidRDefault="00FB670B" w:rsidP="00FB670B">
      <w:pPr>
        <w:pStyle w:val="a"/>
        <w:numPr>
          <w:ilvl w:val="0"/>
          <w:numId w:val="0"/>
        </w:numPr>
        <w:ind w:left="927"/>
        <w:jc w:val="center"/>
      </w:pPr>
      <w:r>
        <w:t>Рисунок 1 – Пример содержимого во входном файле</w:t>
      </w:r>
    </w:p>
    <w:p w14:paraId="1A82DCD6" w14:textId="02A50B7A" w:rsidR="00FB670B" w:rsidRDefault="00FB670B" w:rsidP="00FB670B">
      <w:pPr>
        <w:pStyle w:val="2"/>
      </w:pPr>
      <w:bookmarkStart w:id="10" w:name="_Toc59810482"/>
      <w:r>
        <w:t>Выходные данные</w:t>
      </w:r>
      <w:bookmarkEnd w:id="10"/>
    </w:p>
    <w:p w14:paraId="295EBF3C" w14:textId="77777777" w:rsidR="00FB670B" w:rsidRDefault="00FB670B" w:rsidP="00FB670B">
      <w:r>
        <w:t xml:space="preserve">Выходные данные направляются в стандартный поток вывода. Они формируются на основании выбранного режима выполнения программы. В тестовом режиме данные содержат строки, представляющие из себя матрицу </w:t>
      </w:r>
      <w:r>
        <w:rPr>
          <w:lang w:val="en-US"/>
        </w:rPr>
        <w:lastRenderedPageBreak/>
        <w:t>F</w:t>
      </w:r>
      <w:r w:rsidRPr="00A15B77">
        <w:t xml:space="preserve"> </w:t>
      </w:r>
      <w:r>
        <w:t xml:space="preserve">размером </w:t>
      </w:r>
      <w:r>
        <w:rPr>
          <w:lang w:val="en-US"/>
        </w:rPr>
        <w:t>NxN</w:t>
      </w:r>
      <w:r>
        <w:t>, полученную в результате перемножения двух квадратных матриц. Все выходные строки (в количестве</w:t>
      </w:r>
      <w:r w:rsidRPr="00475611">
        <w:t xml:space="preserve"> </w:t>
      </w:r>
      <w:r>
        <w:rPr>
          <w:lang w:val="en-US"/>
        </w:rPr>
        <w:t>N</w:t>
      </w:r>
      <w:r>
        <w:t xml:space="preserve">) соответствуют строкам матрицы </w:t>
      </w:r>
      <w:r>
        <w:rPr>
          <w:lang w:val="en-US"/>
        </w:rPr>
        <w:t>F</w:t>
      </w:r>
      <w:r w:rsidRPr="00A15B77">
        <w:t xml:space="preserve">, </w:t>
      </w:r>
      <w:r>
        <w:t>разделенные между собой символом перевода строки. Элементы</w:t>
      </w:r>
      <w:r w:rsidRPr="00475611">
        <w:t xml:space="preserve"> </w:t>
      </w:r>
      <w:r>
        <w:t xml:space="preserve">(в количестве </w:t>
      </w:r>
      <w:r>
        <w:rPr>
          <w:lang w:val="en-US"/>
        </w:rPr>
        <w:t>N</w:t>
      </w:r>
      <w:r>
        <w:t>) в выходных строках разделены между собой символом пробела.</w:t>
      </w:r>
    </w:p>
    <w:p w14:paraId="32DB1933" w14:textId="77777777" w:rsidR="00FB670B" w:rsidRDefault="00FB670B" w:rsidP="00FB670B">
      <w:r>
        <w:t>В режиме вычислительного эксперимента данные в стандартном потоке вывода содержат строку следующего формата: «</w:t>
      </w:r>
      <w:r>
        <w:rPr>
          <w:lang w:val="en-US"/>
        </w:rPr>
        <w:t>time</w:t>
      </w:r>
      <w:r w:rsidRPr="00520402">
        <w:t xml:space="preserve"> = &lt;</w:t>
      </w:r>
      <w:r>
        <w:t>время_выполнения алгоритма_в_секундах_с_десятичной_точкой</w:t>
      </w:r>
      <w:r w:rsidRPr="00520402">
        <w:t>&gt;</w:t>
      </w:r>
      <w:r>
        <w:t xml:space="preserve"> </w:t>
      </w:r>
      <w:r>
        <w:rPr>
          <w:lang w:val="en-US"/>
        </w:rPr>
        <w:t>sec</w:t>
      </w:r>
      <w:r w:rsidRPr="00520402">
        <w:t>.\</w:t>
      </w:r>
      <w:r>
        <w:rPr>
          <w:lang w:val="en-US"/>
        </w:rPr>
        <w:t>n</w:t>
      </w:r>
      <w:r>
        <w:t>»</w:t>
      </w:r>
      <w:r w:rsidRPr="00520402">
        <w:t>.</w:t>
      </w:r>
    </w:p>
    <w:p w14:paraId="1A62929F" w14:textId="33D64BAC" w:rsidR="00FB670B" w:rsidRDefault="00FB670B" w:rsidP="00FB670B">
      <w:pPr>
        <w:pStyle w:val="2"/>
      </w:pPr>
      <w:bookmarkStart w:id="11" w:name="_Toc59810483"/>
      <w:r>
        <w:t>Внешние эффекты</w:t>
      </w:r>
      <w:bookmarkEnd w:id="11"/>
    </w:p>
    <w:p w14:paraId="529F901D" w14:textId="77777777" w:rsidR="00FB670B" w:rsidRDefault="00FB670B" w:rsidP="00FB670B">
      <w:r>
        <w:t>Сообщения об ошибках записываются в стандартный поток ошибок. Варианты сообщений и пояснения к ним представлены ниже:</w:t>
      </w:r>
    </w:p>
    <w:p w14:paraId="4E6884C5" w14:textId="77777777" w:rsidR="00FB670B" w:rsidRDefault="00FB670B" w:rsidP="00FB670B">
      <w:pPr>
        <w:pStyle w:val="732-"/>
        <w:rPr>
          <w:lang w:val="en-US"/>
        </w:rPr>
      </w:pPr>
      <w:r>
        <w:rPr>
          <w:lang w:val="en-US"/>
        </w:rPr>
        <w:t>Wrong number of parameters (</w:t>
      </w:r>
      <w:r>
        <w:t>Неверное</w:t>
      </w:r>
      <w:r w:rsidRPr="00520402">
        <w:rPr>
          <w:lang w:val="en-US"/>
        </w:rPr>
        <w:t xml:space="preserve"> </w:t>
      </w:r>
      <w:r>
        <w:t>число</w:t>
      </w:r>
      <w:r w:rsidRPr="00520402">
        <w:rPr>
          <w:lang w:val="en-US"/>
        </w:rPr>
        <w:t xml:space="preserve"> </w:t>
      </w:r>
      <w:r>
        <w:t>параметров</w:t>
      </w:r>
      <w:r>
        <w:rPr>
          <w:lang w:val="en-US"/>
        </w:rPr>
        <w:t>).</w:t>
      </w:r>
    </w:p>
    <w:p w14:paraId="1ABA6A69" w14:textId="77777777" w:rsidR="00FB670B" w:rsidRPr="00520402" w:rsidRDefault="00FB670B" w:rsidP="00FB670B">
      <w:pPr>
        <w:pStyle w:val="732-"/>
      </w:pPr>
      <w:r>
        <w:rPr>
          <w:lang w:val="en-US"/>
        </w:rPr>
        <w:t>Wrong</w:t>
      </w:r>
      <w:r w:rsidRPr="00520402">
        <w:t xml:space="preserve"> </w:t>
      </w:r>
      <w:r>
        <w:rPr>
          <w:lang w:val="en-US"/>
        </w:rPr>
        <w:t>mode</w:t>
      </w:r>
      <w:r w:rsidRPr="00520402">
        <w:t xml:space="preserve"> </w:t>
      </w:r>
      <w:r>
        <w:rPr>
          <w:lang w:val="en-US"/>
        </w:rPr>
        <w:t>of</w:t>
      </w:r>
      <w:r w:rsidRPr="00520402">
        <w:t xml:space="preserve"> </w:t>
      </w:r>
      <w:r>
        <w:rPr>
          <w:lang w:val="en-US"/>
        </w:rPr>
        <w:t>program</w:t>
      </w:r>
      <w:r w:rsidRPr="00520402">
        <w:t xml:space="preserve"> </w:t>
      </w:r>
      <w:r>
        <w:t>(Неверный режим запуска программы).</w:t>
      </w:r>
    </w:p>
    <w:p w14:paraId="7C9106BF" w14:textId="77777777" w:rsidR="00FB670B" w:rsidRDefault="00FB670B" w:rsidP="00FB670B">
      <w:pPr>
        <w:pStyle w:val="732-"/>
      </w:pPr>
      <w:r>
        <w:rPr>
          <w:lang w:val="en-US"/>
        </w:rPr>
        <w:t>Can</w:t>
      </w:r>
      <w:r w:rsidRPr="00520402">
        <w:t>’</w:t>
      </w:r>
      <w:r>
        <w:rPr>
          <w:lang w:val="en-US"/>
        </w:rPr>
        <w:t>t</w:t>
      </w:r>
      <w:r w:rsidRPr="00520402">
        <w:t xml:space="preserve"> </w:t>
      </w:r>
      <w:r>
        <w:rPr>
          <w:lang w:val="en-US"/>
        </w:rPr>
        <w:t>open</w:t>
      </w:r>
      <w:r w:rsidRPr="00520402">
        <w:t xml:space="preserve"> &lt;</w:t>
      </w:r>
      <w:r>
        <w:rPr>
          <w:lang w:val="en-US"/>
        </w:rPr>
        <w:t>test</w:t>
      </w:r>
      <w:r w:rsidRPr="00520402">
        <w:t>_</w:t>
      </w:r>
      <w:r>
        <w:rPr>
          <w:lang w:val="en-US"/>
        </w:rPr>
        <w:t>file</w:t>
      </w:r>
      <w:r w:rsidRPr="00520402">
        <w:t>&gt;: &lt;</w:t>
      </w:r>
      <w:r>
        <w:rPr>
          <w:lang w:val="en-US"/>
        </w:rPr>
        <w:t>message</w:t>
      </w:r>
      <w:r w:rsidRPr="00520402">
        <w:t>&gt; (</w:t>
      </w:r>
      <w:r>
        <w:t>Невозможно</w:t>
      </w:r>
      <w:r w:rsidRPr="00520402">
        <w:t xml:space="preserve"> </w:t>
      </w:r>
      <w:r>
        <w:t>открыть</w:t>
      </w:r>
      <w:r w:rsidRPr="00520402">
        <w:t xml:space="preserve"> </w:t>
      </w:r>
      <w:r>
        <w:t>файл</w:t>
      </w:r>
      <w:r w:rsidRPr="00520402">
        <w:t xml:space="preserve"> </w:t>
      </w:r>
      <w:r>
        <w:rPr>
          <w:lang w:val="en-US"/>
        </w:rPr>
        <w:t>test</w:t>
      </w:r>
      <w:r w:rsidRPr="00520402">
        <w:t>_</w:t>
      </w:r>
      <w:r>
        <w:rPr>
          <w:lang w:val="en-US"/>
        </w:rPr>
        <w:t>file</w:t>
      </w:r>
      <w:r w:rsidRPr="00520402">
        <w:t xml:space="preserve"> </w:t>
      </w:r>
      <w:r>
        <w:t xml:space="preserve">по причине, указанной в </w:t>
      </w:r>
      <w:r>
        <w:rPr>
          <w:lang w:val="en-US"/>
        </w:rPr>
        <w:t>message</w:t>
      </w:r>
      <w:r w:rsidRPr="00520402">
        <w:t>).</w:t>
      </w:r>
    </w:p>
    <w:p w14:paraId="62BCCDF6" w14:textId="77777777" w:rsidR="00FB670B" w:rsidRDefault="00FB670B" w:rsidP="00FB670B">
      <w:pPr>
        <w:pStyle w:val="732-"/>
        <w:rPr>
          <w:lang w:val="en-US"/>
        </w:rPr>
      </w:pPr>
      <w:r>
        <w:rPr>
          <w:lang w:val="en-US"/>
        </w:rPr>
        <w:t xml:space="preserve">Wrong first line in the &lt;test_file&gt; </w:t>
      </w:r>
      <w:r w:rsidRPr="00520402">
        <w:rPr>
          <w:lang w:val="en-US"/>
        </w:rPr>
        <w:t>(</w:t>
      </w:r>
      <w:r>
        <w:t>Неверно</w:t>
      </w:r>
      <w:r w:rsidRPr="00520402">
        <w:rPr>
          <w:lang w:val="en-US"/>
        </w:rPr>
        <w:t xml:space="preserve"> </w:t>
      </w:r>
      <w:r>
        <w:t>задан</w:t>
      </w:r>
      <w:r w:rsidRPr="00520402">
        <w:rPr>
          <w:lang w:val="en-US"/>
        </w:rPr>
        <w:t xml:space="preserve"> </w:t>
      </w:r>
      <w:r>
        <w:t>размер</w:t>
      </w:r>
      <w:r w:rsidRPr="00520402">
        <w:rPr>
          <w:lang w:val="en-US"/>
        </w:rPr>
        <w:t xml:space="preserve"> </w:t>
      </w:r>
      <w:r>
        <w:t>квадратных</w:t>
      </w:r>
      <w:r w:rsidRPr="00520402">
        <w:rPr>
          <w:lang w:val="en-US"/>
        </w:rPr>
        <w:t xml:space="preserve"> </w:t>
      </w:r>
      <w:r>
        <w:t>матриц</w:t>
      </w:r>
      <w:r w:rsidRPr="00520402">
        <w:rPr>
          <w:lang w:val="en-US"/>
        </w:rPr>
        <w:t>).</w:t>
      </w:r>
    </w:p>
    <w:p w14:paraId="00364AE3" w14:textId="77777777" w:rsidR="00FB670B" w:rsidRDefault="00FB670B" w:rsidP="00FB670B">
      <w:pPr>
        <w:pStyle w:val="732-"/>
        <w:rPr>
          <w:lang w:val="en-US"/>
        </w:rPr>
      </w:pPr>
      <w:r>
        <w:rPr>
          <w:lang w:val="en-US"/>
        </w:rPr>
        <w:t>Wrong</w:t>
      </w:r>
      <w:r w:rsidRPr="00520402">
        <w:rPr>
          <w:lang w:val="en-US"/>
        </w:rPr>
        <w:t xml:space="preserve"> </w:t>
      </w:r>
      <w:r>
        <w:rPr>
          <w:lang w:val="en-US"/>
        </w:rPr>
        <w:t>delimiter[i][j]</w:t>
      </w:r>
      <w:r w:rsidRPr="00520402">
        <w:rPr>
          <w:lang w:val="en-US"/>
        </w:rPr>
        <w:t xml:space="preserve"> </w:t>
      </w:r>
      <w:r>
        <w:rPr>
          <w:lang w:val="en-US"/>
        </w:rPr>
        <w:t>between elements</w:t>
      </w:r>
      <w:r w:rsidRPr="00520402">
        <w:rPr>
          <w:lang w:val="en-US"/>
        </w:rPr>
        <w:t xml:space="preserve"> </w:t>
      </w:r>
      <w:r>
        <w:rPr>
          <w:lang w:val="en-US"/>
        </w:rPr>
        <w:t>in</w:t>
      </w:r>
      <w:r w:rsidRPr="00520402">
        <w:rPr>
          <w:lang w:val="en-US"/>
        </w:rPr>
        <w:t xml:space="preserve"> </w:t>
      </w:r>
      <w:r>
        <w:rPr>
          <w:lang w:val="en-US"/>
        </w:rPr>
        <w:t>the</w:t>
      </w:r>
      <w:r w:rsidRPr="00520402">
        <w:rPr>
          <w:lang w:val="en-US"/>
        </w:rPr>
        <w:t xml:space="preserve"> </w:t>
      </w:r>
      <w:r>
        <w:rPr>
          <w:lang w:val="en-US"/>
        </w:rPr>
        <w:t>first/second</w:t>
      </w:r>
      <w:r w:rsidRPr="00520402">
        <w:rPr>
          <w:lang w:val="en-US"/>
        </w:rPr>
        <w:t xml:space="preserve"> </w:t>
      </w:r>
      <w:r>
        <w:rPr>
          <w:lang w:val="en-US"/>
        </w:rPr>
        <w:t>matrix</w:t>
      </w:r>
      <w:r w:rsidRPr="007773A7">
        <w:rPr>
          <w:lang w:val="en-US"/>
        </w:rPr>
        <w:t xml:space="preserve"> </w:t>
      </w:r>
      <w:r>
        <w:rPr>
          <w:lang w:val="en-US"/>
        </w:rPr>
        <w:t>in the &lt;test_file&gt;</w:t>
      </w:r>
      <w:r w:rsidRPr="00520402">
        <w:rPr>
          <w:lang w:val="en-US"/>
        </w:rPr>
        <w:t xml:space="preserve"> (</w:t>
      </w:r>
      <w:r>
        <w:t>Неверный</w:t>
      </w:r>
      <w:r w:rsidRPr="00520402">
        <w:rPr>
          <w:lang w:val="en-US"/>
        </w:rPr>
        <w:t xml:space="preserve"> </w:t>
      </w:r>
      <w:r>
        <w:t>разделитель</w:t>
      </w:r>
      <w:r w:rsidRPr="00520402">
        <w:rPr>
          <w:lang w:val="en-US"/>
        </w:rPr>
        <w:t xml:space="preserve"> </w:t>
      </w:r>
      <w:r>
        <w:t>между</w:t>
      </w:r>
      <w:r w:rsidRPr="00520402">
        <w:rPr>
          <w:lang w:val="en-US"/>
        </w:rPr>
        <w:t xml:space="preserve"> </w:t>
      </w:r>
      <w:r>
        <w:t>элементами</w:t>
      </w:r>
      <w:r w:rsidRPr="000666DD">
        <w:rPr>
          <w:lang w:val="en-US"/>
        </w:rPr>
        <w:t xml:space="preserve"> </w:t>
      </w:r>
      <w:r>
        <w:t>в</w:t>
      </w:r>
      <w:r w:rsidRPr="000666DD">
        <w:rPr>
          <w:lang w:val="en-US"/>
        </w:rPr>
        <w:t xml:space="preserve"> </w:t>
      </w:r>
      <w:r>
        <w:rPr>
          <w:lang w:val="en-US"/>
        </w:rPr>
        <w:t>i-</w:t>
      </w:r>
      <w:r>
        <w:t>й</w:t>
      </w:r>
      <w:r w:rsidRPr="000666DD">
        <w:rPr>
          <w:lang w:val="en-US"/>
        </w:rPr>
        <w:t xml:space="preserve"> </w:t>
      </w:r>
      <w:r>
        <w:t>строке</w:t>
      </w:r>
      <w:r>
        <w:rPr>
          <w:lang w:val="en-US"/>
        </w:rPr>
        <w:t>, j-</w:t>
      </w:r>
      <w:r>
        <w:t>м</w:t>
      </w:r>
      <w:r w:rsidRPr="009A1A67">
        <w:rPr>
          <w:lang w:val="en-US"/>
        </w:rPr>
        <w:t xml:space="preserve"> </w:t>
      </w:r>
      <w:r>
        <w:t>столбце</w:t>
      </w:r>
      <w:r w:rsidRPr="000666DD">
        <w:rPr>
          <w:lang w:val="en-US"/>
        </w:rPr>
        <w:t xml:space="preserve"> </w:t>
      </w:r>
      <w:r>
        <w:t>в</w:t>
      </w:r>
      <w:r w:rsidRPr="000666DD">
        <w:rPr>
          <w:lang w:val="en-US"/>
        </w:rPr>
        <w:t xml:space="preserve"> </w:t>
      </w:r>
      <w:r>
        <w:t>первой</w:t>
      </w:r>
      <w:r w:rsidRPr="009A1A67">
        <w:rPr>
          <w:lang w:val="en-US"/>
        </w:rPr>
        <w:t>/</w:t>
      </w:r>
      <w:r>
        <w:t>второй</w:t>
      </w:r>
      <w:r w:rsidRPr="000666DD">
        <w:rPr>
          <w:lang w:val="en-US"/>
        </w:rPr>
        <w:t xml:space="preserve"> </w:t>
      </w:r>
      <w:r>
        <w:t>матрице</w:t>
      </w:r>
      <w:r>
        <w:rPr>
          <w:lang w:val="en-US"/>
        </w:rPr>
        <w:t xml:space="preserve"> </w:t>
      </w:r>
      <w:r>
        <w:t>в</w:t>
      </w:r>
      <w:r w:rsidRPr="007773A7">
        <w:rPr>
          <w:lang w:val="en-US"/>
        </w:rPr>
        <w:t xml:space="preserve"> </w:t>
      </w:r>
      <w:r>
        <w:t>файле</w:t>
      </w:r>
      <w:r w:rsidRPr="007773A7">
        <w:rPr>
          <w:lang w:val="en-US"/>
        </w:rPr>
        <w:t xml:space="preserve"> </w:t>
      </w:r>
      <w:r>
        <w:rPr>
          <w:lang w:val="en-US"/>
        </w:rPr>
        <w:t>test_file</w:t>
      </w:r>
      <w:r w:rsidRPr="00520402">
        <w:rPr>
          <w:lang w:val="en-US"/>
        </w:rPr>
        <w:t>).</w:t>
      </w:r>
    </w:p>
    <w:p w14:paraId="3DE384E3" w14:textId="77777777" w:rsidR="00FB670B" w:rsidRPr="000666DD" w:rsidRDefault="00FB670B" w:rsidP="00FB670B">
      <w:pPr>
        <w:pStyle w:val="732-"/>
        <w:rPr>
          <w:lang w:val="en-US"/>
        </w:rPr>
      </w:pPr>
      <w:r>
        <w:rPr>
          <w:lang w:val="en-US"/>
        </w:rPr>
        <w:t>First/second</w:t>
      </w:r>
      <w:r w:rsidRPr="000666DD">
        <w:rPr>
          <w:lang w:val="en-US"/>
        </w:rPr>
        <w:t xml:space="preserve"> </w:t>
      </w:r>
      <w:r>
        <w:rPr>
          <w:lang w:val="en-US"/>
        </w:rPr>
        <w:t>matrix</w:t>
      </w:r>
      <w:r w:rsidRPr="000666DD">
        <w:rPr>
          <w:lang w:val="en-US"/>
        </w:rPr>
        <w:t xml:space="preserve"> </w:t>
      </w:r>
      <w:r>
        <w:rPr>
          <w:lang w:val="en-US"/>
        </w:rPr>
        <w:t>in</w:t>
      </w:r>
      <w:r w:rsidRPr="000666DD">
        <w:rPr>
          <w:lang w:val="en-US"/>
        </w:rPr>
        <w:t xml:space="preserve"> </w:t>
      </w:r>
      <w:r>
        <w:rPr>
          <w:lang w:val="en-US"/>
        </w:rPr>
        <w:t>the</w:t>
      </w:r>
      <w:r w:rsidRPr="000666DD">
        <w:rPr>
          <w:lang w:val="en-US"/>
        </w:rPr>
        <w:t xml:space="preserve"> &lt;</w:t>
      </w:r>
      <w:r>
        <w:rPr>
          <w:lang w:val="en-US"/>
        </w:rPr>
        <w:t>test</w:t>
      </w:r>
      <w:r w:rsidRPr="000666DD">
        <w:rPr>
          <w:lang w:val="en-US"/>
        </w:rPr>
        <w:t>_</w:t>
      </w:r>
      <w:r>
        <w:rPr>
          <w:lang w:val="en-US"/>
        </w:rPr>
        <w:t>file</w:t>
      </w:r>
      <w:r w:rsidRPr="000666DD">
        <w:rPr>
          <w:lang w:val="en-US"/>
        </w:rPr>
        <w:t xml:space="preserve">&gt; </w:t>
      </w:r>
      <w:r>
        <w:rPr>
          <w:lang w:val="en-US"/>
        </w:rPr>
        <w:t>is</w:t>
      </w:r>
      <w:r w:rsidRPr="000666DD">
        <w:rPr>
          <w:lang w:val="en-US"/>
        </w:rPr>
        <w:t>’</w:t>
      </w:r>
      <w:r>
        <w:rPr>
          <w:lang w:val="en-US"/>
        </w:rPr>
        <w:t>t</w:t>
      </w:r>
      <w:r w:rsidRPr="000666DD">
        <w:rPr>
          <w:lang w:val="en-US"/>
        </w:rPr>
        <w:t xml:space="preserve"> </w:t>
      </w:r>
      <w:r>
        <w:rPr>
          <w:lang w:val="en-US"/>
        </w:rPr>
        <w:t>squary</w:t>
      </w:r>
      <w:r w:rsidRPr="000666DD">
        <w:rPr>
          <w:lang w:val="en-US"/>
        </w:rPr>
        <w:t xml:space="preserve"> (</w:t>
      </w:r>
      <w:r>
        <w:t>Первая</w:t>
      </w:r>
      <w:r>
        <w:rPr>
          <w:lang w:val="en-US"/>
        </w:rPr>
        <w:t>/</w:t>
      </w:r>
      <w:r>
        <w:t>вторая</w:t>
      </w:r>
      <w:r w:rsidRPr="000666DD">
        <w:rPr>
          <w:lang w:val="en-US"/>
        </w:rPr>
        <w:t xml:space="preserve"> </w:t>
      </w:r>
      <w:r>
        <w:t>матрица</w:t>
      </w:r>
      <w:r w:rsidRPr="000666DD">
        <w:rPr>
          <w:lang w:val="en-US"/>
        </w:rPr>
        <w:t xml:space="preserve"> </w:t>
      </w:r>
      <w:r>
        <w:t>в</w:t>
      </w:r>
      <w:r w:rsidRPr="000666DD">
        <w:rPr>
          <w:lang w:val="en-US"/>
        </w:rPr>
        <w:t xml:space="preserve"> </w:t>
      </w:r>
      <w:r>
        <w:t>файле</w:t>
      </w:r>
      <w:r w:rsidRPr="000666DD">
        <w:rPr>
          <w:lang w:val="en-US"/>
        </w:rPr>
        <w:t xml:space="preserve"> </w:t>
      </w:r>
      <w:r>
        <w:rPr>
          <w:lang w:val="en-US"/>
        </w:rPr>
        <w:t xml:space="preserve">test_file </w:t>
      </w:r>
      <w:r w:rsidRPr="000666DD">
        <w:t>не</w:t>
      </w:r>
      <w:r w:rsidRPr="000666DD">
        <w:rPr>
          <w:lang w:val="en-US"/>
        </w:rPr>
        <w:t xml:space="preserve"> </w:t>
      </w:r>
      <w:r w:rsidRPr="000666DD">
        <w:t>квадратная</w:t>
      </w:r>
      <w:r w:rsidRPr="000666DD">
        <w:rPr>
          <w:lang w:val="en-US"/>
        </w:rPr>
        <w:t>).</w:t>
      </w:r>
    </w:p>
    <w:p w14:paraId="5C6DC890" w14:textId="77777777" w:rsidR="00FB670B" w:rsidRDefault="00FB670B" w:rsidP="00FB670B">
      <w:pPr>
        <w:pStyle w:val="732-"/>
        <w:rPr>
          <w:lang w:val="en-US"/>
        </w:rPr>
      </w:pPr>
      <w:r>
        <w:rPr>
          <w:lang w:val="en-US"/>
        </w:rPr>
        <w:t>Wrong value[i][j] in the first/second matrix in the &lt;test_file&gt; (</w:t>
      </w:r>
      <w:r>
        <w:t>Неверный</w:t>
      </w:r>
      <w:r w:rsidRPr="00EC10BF">
        <w:rPr>
          <w:lang w:val="en-US"/>
        </w:rPr>
        <w:t xml:space="preserve"> </w:t>
      </w:r>
      <w:r>
        <w:t>элемент</w:t>
      </w:r>
      <w:r>
        <w:rPr>
          <w:lang w:val="en-US"/>
        </w:rPr>
        <w:t xml:space="preserve"> </w:t>
      </w:r>
      <w:r>
        <w:t>в</w:t>
      </w:r>
      <w:r w:rsidRPr="000666DD">
        <w:rPr>
          <w:lang w:val="en-US"/>
        </w:rPr>
        <w:t xml:space="preserve"> </w:t>
      </w:r>
      <w:r>
        <w:rPr>
          <w:lang w:val="en-US"/>
        </w:rPr>
        <w:t>i-</w:t>
      </w:r>
      <w:r>
        <w:t>й</w:t>
      </w:r>
      <w:r>
        <w:rPr>
          <w:lang w:val="en-US"/>
        </w:rPr>
        <w:t xml:space="preserve"> </w:t>
      </w:r>
      <w:r>
        <w:t>строке</w:t>
      </w:r>
      <w:r w:rsidRPr="000666DD">
        <w:rPr>
          <w:lang w:val="en-US"/>
        </w:rPr>
        <w:t xml:space="preserve"> </w:t>
      </w:r>
      <w:r>
        <w:t>и</w:t>
      </w:r>
      <w:r w:rsidRPr="000666DD">
        <w:rPr>
          <w:lang w:val="en-US"/>
        </w:rPr>
        <w:t xml:space="preserve"> </w:t>
      </w:r>
      <w:r>
        <w:rPr>
          <w:lang w:val="en-US"/>
        </w:rPr>
        <w:t>j-</w:t>
      </w:r>
      <w:r>
        <w:t>м</w:t>
      </w:r>
      <w:r>
        <w:rPr>
          <w:lang w:val="en-US"/>
        </w:rPr>
        <w:t xml:space="preserve"> </w:t>
      </w:r>
      <w:r>
        <w:t>столбце</w:t>
      </w:r>
      <w:r w:rsidRPr="00EC10BF">
        <w:rPr>
          <w:lang w:val="en-US"/>
        </w:rPr>
        <w:t xml:space="preserve"> </w:t>
      </w:r>
      <w:r>
        <w:t>в</w:t>
      </w:r>
      <w:r w:rsidRPr="00EC10BF">
        <w:rPr>
          <w:lang w:val="en-US"/>
        </w:rPr>
        <w:t xml:space="preserve"> </w:t>
      </w:r>
      <w:r>
        <w:t>первой</w:t>
      </w:r>
      <w:r>
        <w:rPr>
          <w:lang w:val="en-US"/>
        </w:rPr>
        <w:t>/</w:t>
      </w:r>
      <w:r>
        <w:t>второй</w:t>
      </w:r>
      <w:r>
        <w:rPr>
          <w:lang w:val="en-US"/>
        </w:rPr>
        <w:t>)</w:t>
      </w:r>
      <w:r w:rsidRPr="00EC10BF">
        <w:rPr>
          <w:lang w:val="en-US"/>
        </w:rPr>
        <w:t xml:space="preserve"> </w:t>
      </w:r>
      <w:r>
        <w:t>матрице</w:t>
      </w:r>
      <w:r w:rsidRPr="00EC10BF">
        <w:rPr>
          <w:lang w:val="en-US"/>
        </w:rPr>
        <w:t xml:space="preserve"> </w:t>
      </w:r>
      <w:r>
        <w:t>в</w:t>
      </w:r>
      <w:r w:rsidRPr="00EC10BF">
        <w:rPr>
          <w:lang w:val="en-US"/>
        </w:rPr>
        <w:t xml:space="preserve"> </w:t>
      </w:r>
      <w:r>
        <w:t>файле</w:t>
      </w:r>
      <w:r w:rsidRPr="00EC10BF">
        <w:rPr>
          <w:lang w:val="en-US"/>
        </w:rPr>
        <w:t xml:space="preserve"> </w:t>
      </w:r>
      <w:r>
        <w:rPr>
          <w:lang w:val="en-US"/>
        </w:rPr>
        <w:t>test_file).</w:t>
      </w:r>
    </w:p>
    <w:p w14:paraId="7AB42B34" w14:textId="77777777" w:rsidR="00FB670B" w:rsidRDefault="00FB670B" w:rsidP="00FB670B">
      <w:pPr>
        <w:pStyle w:val="732-"/>
        <w:rPr>
          <w:lang w:val="en-US"/>
        </w:rPr>
      </w:pPr>
      <w:r>
        <w:rPr>
          <w:lang w:val="en-US"/>
        </w:rPr>
        <w:t xml:space="preserve">Wrong value &lt;matrix_size&gt; </w:t>
      </w:r>
      <w:r w:rsidRPr="00EC10BF">
        <w:rPr>
          <w:lang w:val="en-US"/>
        </w:rPr>
        <w:t>(</w:t>
      </w:r>
      <w:r>
        <w:t>Неверное</w:t>
      </w:r>
      <w:r w:rsidRPr="00EC10BF">
        <w:rPr>
          <w:lang w:val="en-US"/>
        </w:rPr>
        <w:t xml:space="preserve"> </w:t>
      </w:r>
      <w:r>
        <w:t>значение</w:t>
      </w:r>
      <w:r w:rsidRPr="00EC10BF">
        <w:rPr>
          <w:lang w:val="en-US"/>
        </w:rPr>
        <w:t xml:space="preserve"> </w:t>
      </w:r>
      <w:r>
        <w:rPr>
          <w:lang w:val="en-US"/>
        </w:rPr>
        <w:t>matrix_size</w:t>
      </w:r>
      <w:r w:rsidRPr="00EC10BF">
        <w:rPr>
          <w:lang w:val="en-US"/>
        </w:rPr>
        <w:t>).</w:t>
      </w:r>
    </w:p>
    <w:p w14:paraId="6CEA637F" w14:textId="77777777" w:rsidR="00FB670B" w:rsidRDefault="00FB670B" w:rsidP="00FB670B">
      <w:r>
        <w:t>Других внешних эффектов в программе нет.</w:t>
      </w:r>
    </w:p>
    <w:p w14:paraId="76F7F7D8" w14:textId="15C54AE1" w:rsidR="00FB670B" w:rsidRDefault="00FB670B" w:rsidP="00FB670B">
      <w:pPr>
        <w:pStyle w:val="1"/>
      </w:pPr>
      <w:bookmarkStart w:id="12" w:name="_Toc59810484"/>
      <w:r>
        <w:lastRenderedPageBreak/>
        <w:t>Результаты вычислительного эксперимента</w:t>
      </w:r>
      <w:bookmarkEnd w:id="12"/>
    </w:p>
    <w:p w14:paraId="21EC0B49" w14:textId="227F42E4" w:rsidR="00FB670B" w:rsidRDefault="00FB670B" w:rsidP="00FB670B">
      <w:r>
        <w:t xml:space="preserve">Вычислительный эксперимент был проведен на компьютере с процессором </w:t>
      </w:r>
      <w:r w:rsidRPr="00B0291D">
        <w:t>Intel(R) Core(TM) i5-3210M</w:t>
      </w:r>
      <w:r>
        <w:t xml:space="preserve"> с базовой частотой 2,5 ГГц с 8-ю физическими ядрами и оперативной памятью</w:t>
      </w:r>
      <w:ins w:id="13" w:author="ant" w:date="2020-12-23T18:47:00Z">
        <w:r w:rsidR="00395E8F">
          <w:t>,</w:t>
        </w:r>
      </w:ins>
      <w:r>
        <w:t xml:space="preserve"> равной 8 Г</w:t>
      </w:r>
      <w:ins w:id="14" w:author="ant" w:date="2020-12-23T18:47:00Z">
        <w:r w:rsidR="00395E8F">
          <w:t>Б</w:t>
        </w:r>
      </w:ins>
      <w:del w:id="15" w:author="ant" w:date="2020-12-23T18:47:00Z">
        <w:r w:rsidDel="00395E8F">
          <w:delText>б</w:delText>
        </w:r>
      </w:del>
      <w:r>
        <w:t>.</w:t>
      </w:r>
    </w:p>
    <w:p w14:paraId="7779C60F" w14:textId="77777777" w:rsidR="00FB670B" w:rsidRDefault="00FB670B" w:rsidP="00FB670B">
      <w:r>
        <w:t xml:space="preserve">Вычислительный эксперимент проводился в ОС </w:t>
      </w:r>
      <w:r>
        <w:rPr>
          <w:lang w:val="en-US"/>
        </w:rPr>
        <w:t>Linux</w:t>
      </w:r>
      <w:r w:rsidRPr="007F1FD6">
        <w:t xml:space="preserve"> </w:t>
      </w:r>
      <w:r>
        <w:t xml:space="preserve">в условиях распределения не более одного потока на одно ядро процессора. При проведении эксперимента была исследована зависимость выполнения программы от числа потоков и размерности входных матриц. В таблице 1 представлена зависимость </w:t>
      </w:r>
      <w:r w:rsidRPr="005D7F2E">
        <w:t xml:space="preserve">времени выполнения программы </w:t>
      </w:r>
      <w:r>
        <w:t>(</w:t>
      </w:r>
      <w:r w:rsidRPr="005D7F2E">
        <w:t>в секундах</w:t>
      </w:r>
      <w:r>
        <w:t xml:space="preserve"> с точностью до десятой доли) </w:t>
      </w:r>
      <w:r w:rsidRPr="005D7F2E">
        <w:t xml:space="preserve">от числа </w:t>
      </w:r>
      <w:r>
        <w:t>потоков</w:t>
      </w:r>
      <w:r w:rsidRPr="005D7F2E">
        <w:t xml:space="preserve"> и </w:t>
      </w:r>
      <w:r>
        <w:t>размерности матриц.</w:t>
      </w:r>
    </w:p>
    <w:p w14:paraId="15B025C9" w14:textId="77777777" w:rsidR="00FB670B" w:rsidRDefault="00FB670B" w:rsidP="00FB670B">
      <w:pPr>
        <w:pStyle w:val="732-3"/>
        <w:spacing w:line="240" w:lineRule="auto"/>
      </w:pPr>
      <w:r>
        <w:t xml:space="preserve">Таблица 1 – </w:t>
      </w:r>
      <w:r w:rsidRPr="005D7F2E">
        <w:t xml:space="preserve">Зависимость времени выполнения программы </w:t>
      </w:r>
      <w:r>
        <w:t>(</w:t>
      </w:r>
      <w:r w:rsidRPr="005D7F2E">
        <w:t>в секундах</w:t>
      </w:r>
      <w:r>
        <w:t xml:space="preserve">) </w:t>
      </w:r>
      <w:r w:rsidRPr="005D7F2E">
        <w:t xml:space="preserve">от числа </w:t>
      </w:r>
      <w:r>
        <w:t>потоков</w:t>
      </w:r>
      <w:r w:rsidRPr="005D7F2E">
        <w:t xml:space="preserve"> и </w:t>
      </w:r>
      <w:r>
        <w:t>размерности матриц</w:t>
      </w:r>
    </w:p>
    <w:tbl>
      <w:tblPr>
        <w:tblW w:w="7361" w:type="dxa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088"/>
        <w:gridCol w:w="998"/>
        <w:gridCol w:w="998"/>
        <w:gridCol w:w="965"/>
      </w:tblGrid>
      <w:tr w:rsidR="00FB670B" w:rsidRPr="005D7F2E" w14:paraId="3E3FB4E6" w14:textId="77777777" w:rsidTr="00AA63E2">
        <w:trPr>
          <w:trHeight w:val="476"/>
          <w:jc w:val="center"/>
        </w:trPr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21A65F12" w14:textId="77777777" w:rsidR="00FB670B" w:rsidRPr="00B0291D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iCs/>
                <w:color w:val="000000"/>
                <w:sz w:val="22"/>
                <w:szCs w:val="28"/>
              </w:rPr>
            </w:pPr>
            <w:r w:rsidRPr="00B0291D">
              <w:rPr>
                <w:rFonts w:eastAsia="Times New Roman" w:cs="Times New Roman"/>
                <w:bCs/>
                <w:i/>
                <w:iCs/>
                <w:color w:val="000000"/>
                <w:sz w:val="22"/>
                <w:szCs w:val="28"/>
              </w:rPr>
              <w:t xml:space="preserve">                 </w:t>
            </w:r>
            <w:r w:rsidRPr="00B0291D">
              <w:rPr>
                <w:rFonts w:eastAsia="Times New Roman" w:cs="Times New Roman"/>
                <w:bCs/>
                <w:iCs/>
                <w:color w:val="000000"/>
                <w:sz w:val="22"/>
                <w:szCs w:val="28"/>
              </w:rPr>
              <w:t xml:space="preserve"> </w:t>
            </w:r>
            <w:r w:rsidRPr="00B0291D">
              <w:rPr>
                <w:rFonts w:eastAsia="Times New Roman" w:cs="Times New Roman"/>
                <w:bCs/>
                <w:iCs/>
                <w:color w:val="000000"/>
                <w:sz w:val="24"/>
                <w:szCs w:val="28"/>
              </w:rPr>
              <w:t>Р</w:t>
            </w:r>
            <w:r>
              <w:rPr>
                <w:rFonts w:eastAsia="Times New Roman" w:cs="Times New Roman"/>
                <w:bCs/>
                <w:iCs/>
                <w:color w:val="000000"/>
                <w:sz w:val="24"/>
                <w:szCs w:val="28"/>
              </w:rPr>
              <w:t xml:space="preserve"> </w:t>
            </w:r>
            <w:r w:rsidRPr="00B0291D">
              <w:rPr>
                <w:rFonts w:eastAsia="Times New Roman" w:cs="Times New Roman"/>
                <w:bCs/>
                <w:iCs/>
                <w:color w:val="000000"/>
                <w:sz w:val="24"/>
                <w:szCs w:val="28"/>
              </w:rPr>
              <w:t>(число потоков)</w:t>
            </w:r>
          </w:p>
          <w:p w14:paraId="069A0138" w14:textId="77777777" w:rsidR="00FB670B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color w:val="000000"/>
                <w:sz w:val="22"/>
                <w:szCs w:val="28"/>
              </w:rPr>
            </w:pPr>
          </w:p>
          <w:p w14:paraId="5D2D865A" w14:textId="77777777" w:rsidR="00FB670B" w:rsidRPr="00EA6005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color w:val="000000"/>
                <w:sz w:val="22"/>
                <w:szCs w:val="28"/>
              </w:rPr>
            </w:pPr>
          </w:p>
          <w:p w14:paraId="36880FB3" w14:textId="77777777" w:rsidR="00FB670B" w:rsidRPr="00B0291D" w:rsidRDefault="00FB670B" w:rsidP="00C3406A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iCs/>
                <w:color w:val="000000"/>
                <w:szCs w:val="28"/>
              </w:rPr>
            </w:pPr>
            <w:r w:rsidRPr="00B0291D">
              <w:rPr>
                <w:rFonts w:eastAsia="Times New Roman" w:cs="Times New Roman"/>
                <w:iCs/>
                <w:color w:val="000000"/>
                <w:sz w:val="24"/>
                <w:szCs w:val="28"/>
                <w:lang w:val="en-US"/>
              </w:rPr>
              <w:t>N</w:t>
            </w:r>
            <w:r w:rsidRPr="00B0291D">
              <w:rPr>
                <w:rFonts w:eastAsia="Times New Roman" w:cs="Times New Roman"/>
                <w:iCs/>
                <w:color w:val="000000"/>
                <w:sz w:val="24"/>
                <w:szCs w:val="28"/>
              </w:rPr>
              <w:t xml:space="preserve"> (число записей)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CCF1A2D" w14:textId="77777777" w:rsidR="00FB670B" w:rsidRPr="005E0304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  <w:t>1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BE326" w14:textId="77777777" w:rsidR="00FB670B" w:rsidRPr="005D7F2E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2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087D" w14:textId="77777777" w:rsidR="00FB670B" w:rsidRPr="005D7F2E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4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7B86" w14:textId="77777777" w:rsidR="00FB670B" w:rsidRPr="005D7F2E" w:rsidRDefault="00FB670B" w:rsidP="00C3406A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8</w:t>
            </w:r>
          </w:p>
        </w:tc>
      </w:tr>
      <w:tr w:rsidR="00AA63E2" w:rsidRPr="000A726A" w14:paraId="4368AA6D" w14:textId="77777777" w:rsidTr="00AA63E2">
        <w:trPr>
          <w:trHeight w:val="232"/>
          <w:jc w:val="center"/>
        </w:trPr>
        <w:tc>
          <w:tcPr>
            <w:tcW w:w="3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0BA0A4" w14:textId="3DD8D6B8" w:rsidR="00AA63E2" w:rsidRPr="00931F68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800х800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21E7930" w14:textId="46E8BB15" w:rsidR="00AA63E2" w:rsidRPr="000A726A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101,3</w:t>
            </w:r>
          </w:p>
        </w:tc>
        <w:tc>
          <w:tcPr>
            <w:tcW w:w="99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1BF676" w14:textId="56584352" w:rsidR="00AA63E2" w:rsidRPr="004C3081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44,9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CAE669" w14:textId="22DA0608" w:rsidR="00AA63E2" w:rsidRPr="004C3081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37,5</w:t>
            </w:r>
          </w:p>
        </w:tc>
        <w:tc>
          <w:tcPr>
            <w:tcW w:w="9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F5FFF1" w14:textId="4CAC67FD" w:rsidR="00AA63E2" w:rsidRPr="000A726A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0,8</w:t>
            </w:r>
          </w:p>
        </w:tc>
      </w:tr>
      <w:tr w:rsidR="00AA63E2" w:rsidRPr="006F406C" w14:paraId="07C7FD12" w14:textId="77777777" w:rsidTr="00AA63E2">
        <w:trPr>
          <w:trHeight w:val="295"/>
          <w:jc w:val="center"/>
        </w:trPr>
        <w:tc>
          <w:tcPr>
            <w:tcW w:w="3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5EE454" w14:textId="5B5B9D41" w:rsidR="00AA63E2" w:rsidRPr="00931F68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1600х1600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506A1DFE" w14:textId="50CD4EB2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618,8</w:t>
            </w:r>
          </w:p>
        </w:tc>
        <w:tc>
          <w:tcPr>
            <w:tcW w:w="99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0D6AF3" w14:textId="0D10E810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415,3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7CC9F4E" w14:textId="0481926B" w:rsidR="00AA63E2" w:rsidRPr="00E61387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381,1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08418F" w14:textId="597C500E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352,2</w:t>
            </w:r>
          </w:p>
        </w:tc>
      </w:tr>
      <w:tr w:rsidR="00AA63E2" w:rsidRPr="006F406C" w14:paraId="3BD7F4EC" w14:textId="77777777" w:rsidTr="00AA63E2">
        <w:trPr>
          <w:trHeight w:val="232"/>
          <w:jc w:val="center"/>
        </w:trPr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4413B" w14:textId="617A0CAA" w:rsidR="00AA63E2" w:rsidRPr="00931F68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2000x2000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3B8735EC" w14:textId="426CF718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1</w:t>
            </w:r>
            <w:r w:rsidRPr="00A83CBC">
              <w:rPr>
                <w:rFonts w:cs="Times New Roman"/>
                <w:color w:val="000000"/>
                <w:sz w:val="24"/>
                <w:szCs w:val="24"/>
              </w:rPr>
              <w:t>128,5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D2C6F22" w14:textId="4668FC2B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894,8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CB0415F" w14:textId="1EC7C401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719,3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8A111" w14:textId="3C1EA5CF" w:rsidR="00AA63E2" w:rsidRPr="007F14AD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  <w:r w:rsidRPr="00A83CBC">
              <w:rPr>
                <w:rFonts w:eastAsia="Times New Roman" w:cs="Times New Roman"/>
                <w:color w:val="000000"/>
                <w:sz w:val="24"/>
                <w:szCs w:val="24"/>
              </w:rPr>
              <w:t>46,4</w:t>
            </w:r>
          </w:p>
        </w:tc>
      </w:tr>
      <w:tr w:rsidR="00AA63E2" w:rsidRPr="006F406C" w14:paraId="02377DB5" w14:textId="77777777" w:rsidTr="00AA63E2">
        <w:trPr>
          <w:trHeight w:val="232"/>
          <w:jc w:val="center"/>
        </w:trPr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E68830" w14:textId="6B9165F5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32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2500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x</w:t>
            </w:r>
            <w:r w:rsidRPr="003A232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703571A" w14:textId="440162D0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2128,5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316D17" w14:textId="04389451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1923,4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32F3E1" w14:textId="099E973C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1567,5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C2E77D" w14:textId="241C87EE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1242,4</w:t>
            </w:r>
          </w:p>
        </w:tc>
      </w:tr>
      <w:tr w:rsidR="00AA63E2" w:rsidRPr="006F406C" w14:paraId="3E64DBEA" w14:textId="77777777" w:rsidTr="00AA63E2">
        <w:trPr>
          <w:trHeight w:val="232"/>
          <w:jc w:val="center"/>
        </w:trPr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6BA4EF" w14:textId="4E14602D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32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3000</w:t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x</w:t>
            </w:r>
            <w:r w:rsidRPr="003A2329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5A31766" w14:textId="7EBA7D47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3111,8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CC59533" w14:textId="53651250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3004,2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2F983CC" w14:textId="677C7B46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2879,3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1DA6A" w14:textId="2D922212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2756,1</w:t>
            </w:r>
          </w:p>
        </w:tc>
      </w:tr>
      <w:tr w:rsidR="00AA63E2" w:rsidRPr="006F406C" w14:paraId="5059CC5B" w14:textId="77777777" w:rsidTr="00AA63E2">
        <w:trPr>
          <w:trHeight w:val="232"/>
          <w:jc w:val="center"/>
        </w:trPr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B00083" w14:textId="42A2DF7C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3600x3600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7D109FFE" w14:textId="7D647E2C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4678,2</w:t>
            </w:r>
          </w:p>
        </w:tc>
        <w:tc>
          <w:tcPr>
            <w:tcW w:w="99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D6BD87" w14:textId="13494DEE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4456,7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318709" w14:textId="7E3F6552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4256,2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163771" w14:textId="611EEE07" w:rsidR="00AA63E2" w:rsidRDefault="00AA63E2" w:rsidP="00AA63E2">
            <w:pPr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4234,6</w:t>
            </w:r>
          </w:p>
        </w:tc>
      </w:tr>
    </w:tbl>
    <w:p w14:paraId="66DBE337" w14:textId="77777777" w:rsidR="00FB670B" w:rsidRDefault="00FB670B" w:rsidP="00FB670B">
      <w:pPr>
        <w:pStyle w:val="732-3"/>
        <w:spacing w:line="240" w:lineRule="auto"/>
      </w:pPr>
    </w:p>
    <w:p w14:paraId="446810B9" w14:textId="77777777" w:rsidR="00AA63E2" w:rsidRDefault="00AA63E2" w:rsidP="00AA63E2">
      <w:r>
        <w:t xml:space="preserve">В ходе выполнения вычислительного эксперимента максимальная размерность матриц, которую удалось исследовать в рамках объема оперативной памяти, составила </w:t>
      </w:r>
      <w:r w:rsidRPr="003A2329">
        <w:rPr>
          <w:rFonts w:eastAsia="Times New Roman" w:cs="Times New Roman"/>
          <w:bCs/>
          <w:color w:val="000000"/>
          <w:sz w:val="24"/>
          <w:szCs w:val="24"/>
        </w:rPr>
        <w:t>3600</w:t>
      </w:r>
      <w:r w:rsidRPr="003A2329">
        <w:rPr>
          <w:rFonts w:eastAsia="Times New Roman" w:cs="Times New Roman"/>
          <w:bCs/>
          <w:color w:val="000000"/>
          <w:sz w:val="24"/>
          <w:szCs w:val="24"/>
          <w:lang w:val="en-US"/>
        </w:rPr>
        <w:t>x</w:t>
      </w:r>
      <w:r w:rsidRPr="003A2329">
        <w:rPr>
          <w:rFonts w:eastAsia="Times New Roman" w:cs="Times New Roman"/>
          <w:bCs/>
          <w:color w:val="000000"/>
          <w:sz w:val="24"/>
          <w:szCs w:val="24"/>
        </w:rPr>
        <w:t>3600.</w:t>
      </w:r>
      <w:r>
        <w:t xml:space="preserve"> На рисунке 2 представлен график, отображающий всю информацию из таблицы 1.</w:t>
      </w:r>
    </w:p>
    <w:p w14:paraId="0B4AAB25" w14:textId="4660F79A" w:rsidR="00FB670B" w:rsidRDefault="00AA63E2" w:rsidP="00A32945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BC5433" wp14:editId="1BF719BF">
            <wp:extent cx="4572000" cy="27432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5CE2A3" w14:textId="77777777" w:rsidR="00AA63E2" w:rsidRDefault="00AA63E2" w:rsidP="00A32945">
      <w:pPr>
        <w:spacing w:line="240" w:lineRule="auto"/>
        <w:ind w:firstLine="0"/>
        <w:jc w:val="center"/>
      </w:pPr>
      <w:r>
        <w:t xml:space="preserve">Рисунок 2 – </w:t>
      </w:r>
      <w:r w:rsidRPr="005D7F2E">
        <w:t xml:space="preserve">Зависимость времени выполнения программы </w:t>
      </w:r>
      <w:r>
        <w:t>(</w:t>
      </w:r>
      <w:r w:rsidRPr="005D7F2E">
        <w:t>в секундах</w:t>
      </w:r>
      <w:r>
        <w:t xml:space="preserve">) </w:t>
      </w:r>
      <w:r w:rsidRPr="005D7F2E">
        <w:t xml:space="preserve">от числа </w:t>
      </w:r>
      <w:r>
        <w:rPr>
          <w:lang w:val="en-US"/>
        </w:rPr>
        <w:t>OpenMP</w:t>
      </w:r>
      <w:r w:rsidRPr="003A2329">
        <w:t>-</w:t>
      </w:r>
      <w:r>
        <w:t>потоков</w:t>
      </w:r>
      <w:r w:rsidRPr="005D7F2E">
        <w:t xml:space="preserve"> и </w:t>
      </w:r>
      <w:r>
        <w:t>размерности матриц</w:t>
      </w:r>
    </w:p>
    <w:p w14:paraId="37208659" w14:textId="29311884" w:rsidR="00FB670B" w:rsidRDefault="00FB670B" w:rsidP="00FB670B">
      <w:pPr>
        <w:pStyle w:val="1"/>
        <w:numPr>
          <w:ilvl w:val="0"/>
          <w:numId w:val="0"/>
        </w:numPr>
        <w:ind w:left="567"/>
      </w:pPr>
      <w:bookmarkStart w:id="16" w:name="_Toc59810485"/>
      <w:r>
        <w:lastRenderedPageBreak/>
        <w:t>Выводы</w:t>
      </w:r>
      <w:bookmarkEnd w:id="16"/>
    </w:p>
    <w:p w14:paraId="1DF57839" w14:textId="77777777" w:rsidR="00AA63E2" w:rsidRDefault="00AA63E2" w:rsidP="00AA63E2">
      <w:r>
        <w:t>В ходе выполнения долгосрочного домашнего задания было реализовано программное средство, осуществляющее параллельный алгоритм блочного умножения матриц со сверхбольшими числами</w:t>
      </w:r>
      <w:r w:rsidRPr="00C012F9">
        <w:t xml:space="preserve">. </w:t>
      </w:r>
      <w:r>
        <w:t>Был произведен расчет вычислительной и коммуникационной сложности реализованного алгоритма. Также был проведен вычислительный эксперимент, исследующий зависимость времени выполнения программы от числа потоков и размерности квадратных матриц.  С увеличением числа потоков время работы программы уменьшается</w:t>
      </w:r>
      <w:r w:rsidRPr="00A32945">
        <w:t>.</w:t>
      </w:r>
    </w:p>
    <w:p w14:paraId="1B56795C" w14:textId="77777777" w:rsidR="00FB670B" w:rsidRPr="00ED7A88" w:rsidRDefault="00FB670B" w:rsidP="00FB670B">
      <w:pPr>
        <w:pStyle w:val="1"/>
        <w:numPr>
          <w:ilvl w:val="0"/>
          <w:numId w:val="0"/>
        </w:numPr>
        <w:ind w:left="567"/>
      </w:pPr>
      <w:bookmarkStart w:id="17" w:name="_Toc59810486"/>
      <w:r>
        <w:lastRenderedPageBreak/>
        <w:t xml:space="preserve">Приложение 1. Исходный код программы </w:t>
      </w:r>
      <w:r>
        <w:rPr>
          <w:lang w:val="en-US"/>
        </w:rPr>
        <w:t>Tarasov</w:t>
      </w:r>
      <w:r w:rsidRPr="00DD00CF">
        <w:t>_</w:t>
      </w:r>
      <w:r>
        <w:rPr>
          <w:lang w:val="en-US"/>
        </w:rPr>
        <w:t>DDZ</w:t>
      </w:r>
      <w:bookmarkEnd w:id="17"/>
    </w:p>
    <w:p w14:paraId="5F7A73B2" w14:textId="77777777" w:rsidR="00FB670B" w:rsidRDefault="00FB670B" w:rsidP="00FB670B">
      <w:pPr>
        <w:pStyle w:val="-732"/>
      </w:pPr>
      <w:r>
        <w:t>/*</w:t>
      </w:r>
    </w:p>
    <w:p w14:paraId="77B5531F" w14:textId="77777777" w:rsidR="00FB670B" w:rsidRDefault="00FB670B" w:rsidP="00FB670B">
      <w:pPr>
        <w:pStyle w:val="-732"/>
      </w:pPr>
      <w:r>
        <w:tab/>
        <w:t xml:space="preserve">Параллельный алгоритм блочного умножения матриц </w:t>
      </w:r>
    </w:p>
    <w:p w14:paraId="0242B5D7" w14:textId="77777777" w:rsidR="00FB670B" w:rsidRDefault="00FB670B" w:rsidP="00FB670B">
      <w:pPr>
        <w:pStyle w:val="-732"/>
      </w:pPr>
      <w:r>
        <w:tab/>
        <w:t>со сверхбольшими числами</w:t>
      </w:r>
    </w:p>
    <w:p w14:paraId="5446AA08" w14:textId="77777777" w:rsidR="00FB670B" w:rsidRDefault="00FB670B" w:rsidP="00FB670B">
      <w:pPr>
        <w:pStyle w:val="-732"/>
      </w:pPr>
      <w:r>
        <w:tab/>
        <w:t>Автор: Тарасов А.С. 2020 г.</w:t>
      </w:r>
    </w:p>
    <w:p w14:paraId="35F5E63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358D159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&lt;stdio.h&gt;</w:t>
      </w:r>
    </w:p>
    <w:p w14:paraId="0081D3E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&lt;inttypes.h&gt;</w:t>
      </w:r>
    </w:p>
    <w:p w14:paraId="0FAB893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&lt;fstream&gt;</w:t>
      </w:r>
    </w:p>
    <w:p w14:paraId="42BC726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&lt;iostream&gt;</w:t>
      </w:r>
    </w:p>
    <w:p w14:paraId="527CBF5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&lt;string&gt;</w:t>
      </w:r>
    </w:p>
    <w:p w14:paraId="16C4D1A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&lt;cstring&gt;</w:t>
      </w:r>
    </w:p>
    <w:p w14:paraId="17AAFEB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&lt;errno.h&gt;</w:t>
      </w:r>
    </w:p>
    <w:p w14:paraId="15FA2AD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&lt;vector&gt;</w:t>
      </w:r>
    </w:p>
    <w:p w14:paraId="394A3FB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#include &lt;iomanip&gt;</w:t>
      </w:r>
    </w:p>
    <w:p w14:paraId="707B1F8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#include </w:t>
      </w:r>
      <w:r w:rsidRPr="000604DA">
        <w:rPr>
          <w:lang w:val="en-US"/>
        </w:rPr>
        <w:t>"</w:t>
      </w:r>
      <w:r w:rsidRPr="00DD00CF">
        <w:rPr>
          <w:lang w:val="en-US"/>
        </w:rPr>
        <w:t>omp.h</w:t>
      </w:r>
      <w:r w:rsidRPr="000604DA">
        <w:rPr>
          <w:lang w:val="en-US"/>
        </w:rPr>
        <w:t>"</w:t>
      </w:r>
    </w:p>
    <w:p w14:paraId="3E74716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#include </w:t>
      </w:r>
      <w:r w:rsidRPr="000604DA">
        <w:rPr>
          <w:lang w:val="en-US"/>
        </w:rPr>
        <w:t>"</w:t>
      </w:r>
      <w:r w:rsidRPr="00DD00CF">
        <w:rPr>
          <w:lang w:val="en-US"/>
        </w:rPr>
        <w:t>boost/multiprecision/cpp_dec_float.hpp</w:t>
      </w:r>
      <w:r w:rsidRPr="000604DA">
        <w:rPr>
          <w:lang w:val="en-US"/>
        </w:rPr>
        <w:t>"</w:t>
      </w:r>
    </w:p>
    <w:p w14:paraId="142F58A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#include </w:t>
      </w:r>
      <w:r w:rsidRPr="000604DA">
        <w:rPr>
          <w:lang w:val="en-US"/>
        </w:rPr>
        <w:t>"</w:t>
      </w:r>
      <w:r w:rsidRPr="00DD00CF">
        <w:rPr>
          <w:lang w:val="en-US"/>
        </w:rPr>
        <w:t>boost/algorithm/string.hpp</w:t>
      </w:r>
      <w:r w:rsidRPr="000604DA">
        <w:rPr>
          <w:lang w:val="en-US"/>
        </w:rPr>
        <w:t>"</w:t>
      </w:r>
      <w:r w:rsidRPr="00DD00CF">
        <w:rPr>
          <w:lang w:val="en-US"/>
        </w:rPr>
        <w:t xml:space="preserve"> // </w:t>
      </w:r>
      <w:r>
        <w:t>для</w:t>
      </w:r>
      <w:r w:rsidRPr="00DD00CF">
        <w:rPr>
          <w:lang w:val="en-US"/>
        </w:rPr>
        <w:t xml:space="preserve"> </w:t>
      </w:r>
      <w:r>
        <w:t>разделения</w:t>
      </w:r>
      <w:r w:rsidRPr="00DD00CF">
        <w:rPr>
          <w:lang w:val="en-US"/>
        </w:rPr>
        <w:t xml:space="preserve"> </w:t>
      </w:r>
      <w:r>
        <w:t>строки</w:t>
      </w:r>
    </w:p>
    <w:p w14:paraId="7768EF82" w14:textId="77777777" w:rsidR="00FB670B" w:rsidRDefault="00FB670B" w:rsidP="00FB670B">
      <w:pPr>
        <w:pStyle w:val="-732"/>
      </w:pPr>
      <w:r>
        <w:t xml:space="preserve">#include </w:t>
      </w:r>
      <w:r w:rsidRPr="000604DA">
        <w:t>"</w:t>
      </w:r>
      <w:r>
        <w:t>boost/random.hpp</w:t>
      </w:r>
      <w:r w:rsidRPr="000604DA">
        <w:t>"</w:t>
      </w:r>
    </w:p>
    <w:p w14:paraId="0FB93D33" w14:textId="77777777" w:rsidR="00FB670B" w:rsidRDefault="00FB670B" w:rsidP="00FB670B">
      <w:pPr>
        <w:pStyle w:val="-732"/>
      </w:pPr>
      <w:r>
        <w:t>// Новый тип данных для сверхбольших чисел</w:t>
      </w:r>
    </w:p>
    <w:p w14:paraId="506D817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typedef boost::multiprecision::cpp_dec_float_50 Float;</w:t>
      </w:r>
    </w:p>
    <w:p w14:paraId="140C1443" w14:textId="77777777" w:rsidR="00FB670B" w:rsidRPr="00DD00CF" w:rsidRDefault="00FB670B" w:rsidP="00FB670B">
      <w:pPr>
        <w:pStyle w:val="-732"/>
        <w:rPr>
          <w:lang w:val="en-US"/>
        </w:rPr>
      </w:pPr>
    </w:p>
    <w:p w14:paraId="2E720F0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using namespace std;</w:t>
      </w:r>
    </w:p>
    <w:p w14:paraId="68B669D6" w14:textId="77777777" w:rsidR="00FB670B" w:rsidRPr="00DD00CF" w:rsidRDefault="00FB670B" w:rsidP="00FB670B">
      <w:pPr>
        <w:pStyle w:val="-732"/>
        <w:rPr>
          <w:lang w:val="en-US"/>
        </w:rPr>
      </w:pPr>
    </w:p>
    <w:p w14:paraId="390713B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/*</w:t>
      </w:r>
    </w:p>
    <w:p w14:paraId="5F8CB05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</w:t>
      </w:r>
      <w:r>
        <w:t>Функция</w:t>
      </w:r>
      <w:r w:rsidRPr="00DD00CF">
        <w:rPr>
          <w:lang w:val="en-US"/>
        </w:rPr>
        <w:t xml:space="preserve"> get_separartors_in_string</w:t>
      </w:r>
    </w:p>
    <w:p w14:paraId="3356F245" w14:textId="77777777" w:rsidR="00FB670B" w:rsidRPr="00DD00CF" w:rsidRDefault="00FB670B" w:rsidP="00FB670B">
      <w:pPr>
        <w:pStyle w:val="-732"/>
        <w:rPr>
          <w:lang w:val="en-US"/>
        </w:rPr>
      </w:pPr>
    </w:p>
    <w:p w14:paraId="29991F07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Описание: возвращает разделители строки</w:t>
      </w:r>
    </w:p>
    <w:p w14:paraId="724820D6" w14:textId="77777777" w:rsidR="00FB670B" w:rsidRDefault="00FB670B" w:rsidP="00FB670B">
      <w:pPr>
        <w:pStyle w:val="-732"/>
      </w:pPr>
    </w:p>
    <w:p w14:paraId="5420B504" w14:textId="77777777" w:rsidR="00FB670B" w:rsidRDefault="00FB670B" w:rsidP="00FB670B">
      <w:pPr>
        <w:pStyle w:val="-732"/>
      </w:pPr>
      <w:r>
        <w:t xml:space="preserve">    Параметры:</w:t>
      </w:r>
    </w:p>
    <w:p w14:paraId="05CD3D4A" w14:textId="77777777" w:rsidR="00FB670B" w:rsidRDefault="00FB670B" w:rsidP="00FB670B">
      <w:pPr>
        <w:pStyle w:val="-732"/>
      </w:pPr>
      <w:r>
        <w:t xml:space="preserve">        str - исследуемая строка, тип string</w:t>
      </w:r>
    </w:p>
    <w:p w14:paraId="2DB4E366" w14:textId="77777777" w:rsidR="00FB670B" w:rsidRDefault="00FB670B" w:rsidP="00FB670B">
      <w:pPr>
        <w:pStyle w:val="-732"/>
      </w:pPr>
    </w:p>
    <w:p w14:paraId="0F849DA5" w14:textId="77777777" w:rsidR="00FB670B" w:rsidRDefault="00FB670B" w:rsidP="00FB670B">
      <w:pPr>
        <w:pStyle w:val="-732"/>
      </w:pPr>
      <w:r>
        <w:t xml:space="preserve">    Возвращаемое значение: vector &lt;string&gt;</w:t>
      </w:r>
    </w:p>
    <w:p w14:paraId="6DA07165" w14:textId="77777777" w:rsidR="00FB670B" w:rsidRDefault="00FB670B" w:rsidP="00FB670B">
      <w:pPr>
        <w:pStyle w:val="-732"/>
      </w:pPr>
    </w:p>
    <w:p w14:paraId="3F2B2135" w14:textId="77777777" w:rsidR="00FB670B" w:rsidRPr="00DD00CF" w:rsidRDefault="00FB670B" w:rsidP="00FB670B">
      <w:pPr>
        <w:pStyle w:val="-732"/>
        <w:rPr>
          <w:lang w:val="en-US"/>
        </w:rPr>
      </w:pPr>
      <w:r>
        <w:t xml:space="preserve">    Внешние</w:t>
      </w:r>
      <w:r w:rsidRPr="00DD00CF">
        <w:rPr>
          <w:lang w:val="en-US"/>
        </w:rPr>
        <w:t xml:space="preserve"> </w:t>
      </w:r>
      <w:r>
        <w:t>эффекты</w:t>
      </w:r>
      <w:r w:rsidRPr="00DD00CF">
        <w:rPr>
          <w:lang w:val="en-US"/>
        </w:rPr>
        <w:t xml:space="preserve">: </w:t>
      </w:r>
      <w:r>
        <w:t>нет</w:t>
      </w:r>
    </w:p>
    <w:p w14:paraId="74A5CF4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180E05FA" w14:textId="77777777" w:rsidR="00FB670B" w:rsidRPr="00DD00CF" w:rsidRDefault="00FB670B" w:rsidP="00FB670B">
      <w:pPr>
        <w:pStyle w:val="-732"/>
        <w:rPr>
          <w:lang w:val="en-US"/>
        </w:rPr>
      </w:pPr>
    </w:p>
    <w:p w14:paraId="6D08155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vector &lt;string&gt; get_separators_in_string(string str)</w:t>
      </w:r>
    </w:p>
    <w:p w14:paraId="6A28B74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370BE9A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count = 0;</w:t>
      </w:r>
    </w:p>
    <w:p w14:paraId="5F0F4A6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string sep = "";</w:t>
      </w:r>
    </w:p>
    <w:p w14:paraId="68A5A3E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vector &lt;string&gt; separators;</w:t>
      </w:r>
    </w:p>
    <w:p w14:paraId="358EFE3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pos = 0; pos &lt; str.length(); pos++)</w:t>
      </w:r>
    </w:p>
    <w:p w14:paraId="49BB372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2E3FD5B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 (str[pos] != ' ')</w:t>
      </w:r>
    </w:p>
    <w:p w14:paraId="61F5D12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2E66781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if (sep != "")</w:t>
      </w:r>
    </w:p>
    <w:p w14:paraId="2C194AB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{</w:t>
      </w:r>
    </w:p>
    <w:p w14:paraId="61552CB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separators.push_back(sep);</w:t>
      </w:r>
    </w:p>
    <w:p w14:paraId="1BA0820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sep = "";</w:t>
      </w:r>
    </w:p>
    <w:p w14:paraId="77AA214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}</w:t>
      </w:r>
    </w:p>
    <w:p w14:paraId="54CCC5D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lastRenderedPageBreak/>
        <w:t xml:space="preserve">        }</w:t>
      </w:r>
    </w:p>
    <w:p w14:paraId="4ECDAEF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else</w:t>
      </w:r>
    </w:p>
    <w:p w14:paraId="43BE94A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015A5AE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sep += str[pos];</w:t>
      </w:r>
    </w:p>
    <w:p w14:paraId="025D6620" w14:textId="77777777" w:rsidR="00FB670B" w:rsidRPr="00125949" w:rsidRDefault="00FB670B" w:rsidP="00FB670B">
      <w:pPr>
        <w:pStyle w:val="-732"/>
      </w:pPr>
      <w:r w:rsidRPr="00DD00CF">
        <w:rPr>
          <w:lang w:val="en-US"/>
        </w:rPr>
        <w:t xml:space="preserve">        </w:t>
      </w:r>
      <w:r w:rsidRPr="00125949">
        <w:t>}</w:t>
      </w:r>
    </w:p>
    <w:p w14:paraId="54237AD2" w14:textId="77777777" w:rsidR="00FB670B" w:rsidRPr="00125949" w:rsidRDefault="00FB670B" w:rsidP="00FB670B">
      <w:pPr>
        <w:pStyle w:val="-732"/>
      </w:pPr>
      <w:r w:rsidRPr="00125949">
        <w:t xml:space="preserve">        </w:t>
      </w:r>
    </w:p>
    <w:p w14:paraId="702B9B2B" w14:textId="77777777" w:rsidR="00FB670B" w:rsidRPr="00125949" w:rsidRDefault="00FB670B" w:rsidP="00FB670B">
      <w:pPr>
        <w:pStyle w:val="-732"/>
      </w:pPr>
      <w:r w:rsidRPr="00125949">
        <w:t xml:space="preserve">    }</w:t>
      </w:r>
    </w:p>
    <w:p w14:paraId="53ECC026" w14:textId="77777777" w:rsidR="00FB670B" w:rsidRPr="00125949" w:rsidRDefault="00FB670B" w:rsidP="00FB670B">
      <w:pPr>
        <w:pStyle w:val="-732"/>
      </w:pPr>
      <w:r w:rsidRPr="00125949">
        <w:t xml:space="preserve">    </w:t>
      </w:r>
      <w:r w:rsidRPr="006505AC">
        <w:rPr>
          <w:lang w:val="en-US"/>
        </w:rPr>
        <w:t>return</w:t>
      </w:r>
      <w:r w:rsidRPr="00125949">
        <w:t xml:space="preserve"> </w:t>
      </w:r>
      <w:r w:rsidRPr="006505AC">
        <w:rPr>
          <w:lang w:val="en-US"/>
        </w:rPr>
        <w:t>separators</w:t>
      </w:r>
      <w:r w:rsidRPr="00125949">
        <w:t>;</w:t>
      </w:r>
    </w:p>
    <w:p w14:paraId="3C9451A3" w14:textId="77777777" w:rsidR="00FB670B" w:rsidRPr="006411AE" w:rsidRDefault="00FB670B" w:rsidP="00FB670B">
      <w:pPr>
        <w:pStyle w:val="-732"/>
      </w:pPr>
      <w:r w:rsidRPr="006411AE">
        <w:t>}</w:t>
      </w:r>
    </w:p>
    <w:p w14:paraId="210CC045" w14:textId="77777777" w:rsidR="00FB670B" w:rsidRPr="006411AE" w:rsidRDefault="00FB670B" w:rsidP="00FB670B">
      <w:pPr>
        <w:pStyle w:val="-732"/>
      </w:pPr>
    </w:p>
    <w:p w14:paraId="0138D9AF" w14:textId="77777777" w:rsidR="00FB670B" w:rsidRDefault="00FB670B" w:rsidP="00FB670B">
      <w:pPr>
        <w:pStyle w:val="-732"/>
      </w:pPr>
      <w:r>
        <w:t>/*</w:t>
      </w:r>
    </w:p>
    <w:p w14:paraId="7D03AE0A" w14:textId="77777777" w:rsidR="00FB670B" w:rsidRDefault="00FB670B" w:rsidP="00FB670B">
      <w:pPr>
        <w:pStyle w:val="-732"/>
      </w:pPr>
      <w:r>
        <w:t xml:space="preserve">    Функция is_digit</w:t>
      </w:r>
    </w:p>
    <w:p w14:paraId="1138C0EE" w14:textId="77777777" w:rsidR="00FB670B" w:rsidRDefault="00FB670B" w:rsidP="00FB670B">
      <w:pPr>
        <w:pStyle w:val="-732"/>
      </w:pPr>
    </w:p>
    <w:p w14:paraId="494E1CE3" w14:textId="77777777" w:rsidR="00FB670B" w:rsidRDefault="00FB670B" w:rsidP="00FB670B">
      <w:pPr>
        <w:pStyle w:val="-732"/>
      </w:pPr>
      <w:r>
        <w:t xml:space="preserve">    Описание: проверяет строку на неотрицательное число</w:t>
      </w:r>
    </w:p>
    <w:p w14:paraId="54B713AB" w14:textId="77777777" w:rsidR="00FB670B" w:rsidRDefault="00FB670B" w:rsidP="00FB670B">
      <w:pPr>
        <w:pStyle w:val="-732"/>
      </w:pPr>
    </w:p>
    <w:p w14:paraId="0E7A73D8" w14:textId="77777777" w:rsidR="00FB670B" w:rsidRDefault="00FB670B" w:rsidP="00FB670B">
      <w:pPr>
        <w:pStyle w:val="-732"/>
      </w:pPr>
      <w:r>
        <w:t xml:space="preserve">    Параметры:</w:t>
      </w:r>
    </w:p>
    <w:p w14:paraId="0ABAEE74" w14:textId="77777777" w:rsidR="00FB670B" w:rsidRDefault="00FB670B" w:rsidP="00FB670B">
      <w:pPr>
        <w:pStyle w:val="-732"/>
      </w:pPr>
      <w:r>
        <w:t xml:space="preserve">        str - исследуемая строка, тип string</w:t>
      </w:r>
    </w:p>
    <w:p w14:paraId="405A8878" w14:textId="77777777" w:rsidR="00FB670B" w:rsidRDefault="00FB670B" w:rsidP="00FB670B">
      <w:pPr>
        <w:pStyle w:val="-732"/>
      </w:pPr>
    </w:p>
    <w:p w14:paraId="6C324380" w14:textId="77777777" w:rsidR="00FB670B" w:rsidRDefault="00FB670B" w:rsidP="00FB670B">
      <w:pPr>
        <w:pStyle w:val="-732"/>
      </w:pPr>
      <w:r>
        <w:t xml:space="preserve">    Возвращаемое значение: bool</w:t>
      </w:r>
    </w:p>
    <w:p w14:paraId="5F547285" w14:textId="77777777" w:rsidR="00FB670B" w:rsidRDefault="00FB670B" w:rsidP="00FB670B">
      <w:pPr>
        <w:pStyle w:val="-732"/>
      </w:pPr>
    </w:p>
    <w:p w14:paraId="45BA3D3F" w14:textId="77777777" w:rsidR="00FB670B" w:rsidRDefault="00FB670B" w:rsidP="00FB670B">
      <w:pPr>
        <w:pStyle w:val="-732"/>
      </w:pPr>
      <w:r>
        <w:t xml:space="preserve">    Внешние эффекты: нет</w:t>
      </w:r>
    </w:p>
    <w:p w14:paraId="14CC671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009AAE1A" w14:textId="77777777" w:rsidR="00FB670B" w:rsidRPr="00DD00CF" w:rsidRDefault="00FB670B" w:rsidP="00FB670B">
      <w:pPr>
        <w:pStyle w:val="-732"/>
        <w:rPr>
          <w:lang w:val="en-US"/>
        </w:rPr>
      </w:pPr>
    </w:p>
    <w:p w14:paraId="4915D46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bool is_digit(string str)</w:t>
      </w:r>
    </w:p>
    <w:p w14:paraId="6581DBF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41E07DA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(str.empty()) return false;</w:t>
      </w:r>
    </w:p>
    <w:p w14:paraId="5C41513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str.length(); i++)</w:t>
      </w:r>
    </w:p>
    <w:p w14:paraId="50D5E49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38AED8A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 (!isdigit(str[i]))</w:t>
      </w:r>
    </w:p>
    <w:p w14:paraId="26BB800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return false;</w:t>
      </w:r>
    </w:p>
    <w:p w14:paraId="022B46D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514965B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return true;</w:t>
      </w:r>
    </w:p>
    <w:p w14:paraId="07D025D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}</w:t>
      </w:r>
    </w:p>
    <w:p w14:paraId="5748FD27" w14:textId="77777777" w:rsidR="00FB670B" w:rsidRPr="00DD00CF" w:rsidRDefault="00FB670B" w:rsidP="00FB670B">
      <w:pPr>
        <w:pStyle w:val="-732"/>
        <w:rPr>
          <w:lang w:val="en-US"/>
        </w:rPr>
      </w:pPr>
    </w:p>
    <w:p w14:paraId="26249CA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/*</w:t>
      </w:r>
    </w:p>
    <w:p w14:paraId="659AAA8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</w:t>
      </w:r>
      <w:r>
        <w:t>Функция</w:t>
      </w:r>
      <w:r w:rsidRPr="00DD00CF">
        <w:rPr>
          <w:lang w:val="en-US"/>
        </w:rPr>
        <w:t xml:space="preserve"> is_float_number</w:t>
      </w:r>
    </w:p>
    <w:p w14:paraId="798DD509" w14:textId="77777777" w:rsidR="00FB670B" w:rsidRPr="00DD00CF" w:rsidRDefault="00FB670B" w:rsidP="00FB670B">
      <w:pPr>
        <w:pStyle w:val="-732"/>
        <w:rPr>
          <w:lang w:val="en-US"/>
        </w:rPr>
      </w:pPr>
    </w:p>
    <w:p w14:paraId="5132B719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Описание: проверяют строку на тип float</w:t>
      </w:r>
    </w:p>
    <w:p w14:paraId="21A72B9A" w14:textId="77777777" w:rsidR="00FB670B" w:rsidRDefault="00FB670B" w:rsidP="00FB670B">
      <w:pPr>
        <w:pStyle w:val="-732"/>
      </w:pPr>
    </w:p>
    <w:p w14:paraId="25406D8B" w14:textId="77777777" w:rsidR="00FB670B" w:rsidRDefault="00FB670B" w:rsidP="00FB670B">
      <w:pPr>
        <w:pStyle w:val="-732"/>
      </w:pPr>
      <w:r>
        <w:t xml:space="preserve">    Параметры:</w:t>
      </w:r>
    </w:p>
    <w:p w14:paraId="33B7229F" w14:textId="77777777" w:rsidR="00FB670B" w:rsidRDefault="00FB670B" w:rsidP="00FB670B">
      <w:pPr>
        <w:pStyle w:val="-732"/>
      </w:pPr>
      <w:r>
        <w:t xml:space="preserve">        str - исследуемая строка, тип string</w:t>
      </w:r>
    </w:p>
    <w:p w14:paraId="13B7FF49" w14:textId="77777777" w:rsidR="00FB670B" w:rsidRDefault="00FB670B" w:rsidP="00FB670B">
      <w:pPr>
        <w:pStyle w:val="-732"/>
      </w:pPr>
    </w:p>
    <w:p w14:paraId="14C95EFA" w14:textId="77777777" w:rsidR="00FB670B" w:rsidRDefault="00FB670B" w:rsidP="00FB670B">
      <w:pPr>
        <w:pStyle w:val="-732"/>
      </w:pPr>
      <w:r>
        <w:t xml:space="preserve">    Возвращаемое значение: bool</w:t>
      </w:r>
    </w:p>
    <w:p w14:paraId="0C4D4CEE" w14:textId="77777777" w:rsidR="00FB670B" w:rsidRDefault="00FB670B" w:rsidP="00FB670B">
      <w:pPr>
        <w:pStyle w:val="-732"/>
      </w:pPr>
    </w:p>
    <w:p w14:paraId="0C8CEB1B" w14:textId="77777777" w:rsidR="00FB670B" w:rsidRDefault="00FB670B" w:rsidP="00FB670B">
      <w:pPr>
        <w:pStyle w:val="-732"/>
      </w:pPr>
      <w:r>
        <w:t xml:space="preserve">    Внешние эффекты: нет</w:t>
      </w:r>
    </w:p>
    <w:p w14:paraId="1524177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24A513F6" w14:textId="77777777" w:rsidR="00FB670B" w:rsidRPr="00DD00CF" w:rsidRDefault="00FB670B" w:rsidP="00FB670B">
      <w:pPr>
        <w:pStyle w:val="-732"/>
        <w:rPr>
          <w:lang w:val="en-US"/>
        </w:rPr>
      </w:pPr>
    </w:p>
    <w:p w14:paraId="6BFB952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bool is_float_number(string str)</w:t>
      </w:r>
    </w:p>
    <w:p w14:paraId="2D95589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5573D8C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count_dot = 0;</w:t>
      </w:r>
    </w:p>
    <w:p w14:paraId="5850B1F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count_sign = 0;</w:t>
      </w:r>
    </w:p>
    <w:p w14:paraId="2AC8693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bool flag = true;</w:t>
      </w:r>
    </w:p>
    <w:p w14:paraId="6579089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lastRenderedPageBreak/>
        <w:t xml:space="preserve">    bool flag_dot = false;</w:t>
      </w:r>
    </w:p>
    <w:p w14:paraId="6F4B901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start = 0;</w:t>
      </w:r>
    </w:p>
    <w:p w14:paraId="40E409F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(str[0] == '-')</w:t>
      </w:r>
    </w:p>
    <w:p w14:paraId="075F1E6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start++;</w:t>
      </w:r>
    </w:p>
    <w:p w14:paraId="671D13F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start; i &lt; str.length(); i++)</w:t>
      </w:r>
    </w:p>
    <w:p w14:paraId="619351A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6BAF6D1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 (str[i] == '.')</w:t>
      </w:r>
    </w:p>
    <w:p w14:paraId="43F9293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48AF8B7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count_dot++;</w:t>
      </w:r>
    </w:p>
    <w:p w14:paraId="1186DFB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flag_dot = true;</w:t>
      </w:r>
    </w:p>
    <w:p w14:paraId="7E41A79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}</w:t>
      </w:r>
    </w:p>
    <w:p w14:paraId="37C6BDC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 (flag_dot)</w:t>
      </w:r>
    </w:p>
    <w:p w14:paraId="4A53D948" w14:textId="7BAEED71" w:rsidR="00FB670B" w:rsidRDefault="00256310" w:rsidP="00FB670B">
      <w:pPr>
        <w:pStyle w:val="-732"/>
        <w:rPr>
          <w:lang w:val="en-US"/>
        </w:rPr>
      </w:pPr>
      <w:r>
        <w:rPr>
          <w:lang w:val="en-US"/>
        </w:rPr>
        <w:t xml:space="preserve">            count_sign++;</w:t>
      </w:r>
    </w:p>
    <w:p w14:paraId="00D80F00" w14:textId="77777777" w:rsidR="00256310" w:rsidRPr="00256310" w:rsidRDefault="00256310" w:rsidP="00FB670B">
      <w:pPr>
        <w:pStyle w:val="-732"/>
        <w:rPr>
          <w:lang w:val="en-US"/>
        </w:rPr>
      </w:pPr>
    </w:p>
    <w:p w14:paraId="608A4473" w14:textId="77777777" w:rsidR="00C04016" w:rsidRPr="000271A7" w:rsidRDefault="00C04016" w:rsidP="000271A7">
      <w:pPr>
        <w:pStyle w:val="-732"/>
        <w:ind w:left="1134"/>
        <w:rPr>
          <w:lang w:val="en-US"/>
        </w:rPr>
      </w:pPr>
      <w:r w:rsidRPr="00DD00CF">
        <w:rPr>
          <w:lang w:val="en-US"/>
        </w:rPr>
        <w:t>if</w:t>
      </w:r>
      <w:r w:rsidRPr="000271A7">
        <w:rPr>
          <w:lang w:val="en-US"/>
        </w:rPr>
        <w:t xml:space="preserve"> </w:t>
      </w:r>
      <w:r w:rsidRPr="00DD00CF">
        <w:rPr>
          <w:lang w:val="en-US"/>
        </w:rPr>
        <w:t>(((!isdigit(str[i]))</w:t>
      </w:r>
      <w:r w:rsidRPr="000271A7">
        <w:rPr>
          <w:lang w:val="en-US"/>
        </w:rPr>
        <w:t xml:space="preserve"> </w:t>
      </w:r>
      <w:r w:rsidRPr="00DD00CF">
        <w:rPr>
          <w:lang w:val="en-US"/>
        </w:rPr>
        <w:t>&amp;&amp;</w:t>
      </w:r>
      <w:r w:rsidRPr="000271A7">
        <w:rPr>
          <w:lang w:val="en-US"/>
        </w:rPr>
        <w:t xml:space="preserve"> </w:t>
      </w:r>
    </w:p>
    <w:p w14:paraId="47E5BB42" w14:textId="77777777" w:rsidR="00C04016" w:rsidRPr="00CB5F25" w:rsidRDefault="00C04016" w:rsidP="00CB5F25">
      <w:pPr>
        <w:pStyle w:val="-732"/>
        <w:ind w:left="1134" w:firstLine="282"/>
        <w:rPr>
          <w:lang w:val="en-US"/>
        </w:rPr>
      </w:pPr>
      <w:r w:rsidRPr="000271A7">
        <w:rPr>
          <w:lang w:val="en-US"/>
        </w:rPr>
        <w:t xml:space="preserve">  </w:t>
      </w:r>
      <w:r w:rsidRPr="00DD00CF">
        <w:rPr>
          <w:lang w:val="en-US"/>
        </w:rPr>
        <w:t xml:space="preserve">(!flag_dot)) || </w:t>
      </w:r>
    </w:p>
    <w:p w14:paraId="111260AD" w14:textId="04532C18" w:rsidR="00C04016" w:rsidRPr="00C04016" w:rsidRDefault="00C04016" w:rsidP="00CB5F25">
      <w:pPr>
        <w:pStyle w:val="-732"/>
        <w:ind w:left="1134" w:firstLine="282"/>
        <w:rPr>
          <w:lang w:val="en-US"/>
        </w:rPr>
      </w:pPr>
      <w:r w:rsidRPr="000271A7">
        <w:rPr>
          <w:lang w:val="en-US"/>
        </w:rPr>
        <w:t xml:space="preserve">  </w:t>
      </w:r>
      <w:r w:rsidRPr="00DD00CF">
        <w:rPr>
          <w:lang w:val="en-US"/>
        </w:rPr>
        <w:t>(count_dot &gt;= 2))</w:t>
      </w:r>
      <w:r w:rsidRPr="000271A7">
        <w:rPr>
          <w:lang w:val="en-US"/>
        </w:rPr>
        <w:t xml:space="preserve"> </w:t>
      </w:r>
    </w:p>
    <w:p w14:paraId="0DC37ED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1FE5D63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flag = false;</w:t>
      </w:r>
    </w:p>
    <w:p w14:paraId="4F58138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break;</w:t>
      </w:r>
    </w:p>
    <w:p w14:paraId="00F3406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}</w:t>
      </w:r>
    </w:p>
    <w:p w14:paraId="0EFA4EA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33A89FC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return flag;</w:t>
      </w:r>
    </w:p>
    <w:p w14:paraId="6706A0B2" w14:textId="77777777" w:rsidR="00FB670B" w:rsidRPr="000271A7" w:rsidRDefault="00FB670B" w:rsidP="00FB670B">
      <w:pPr>
        <w:pStyle w:val="-732"/>
        <w:rPr>
          <w:lang w:val="en-US"/>
        </w:rPr>
      </w:pPr>
      <w:r w:rsidRPr="000271A7">
        <w:rPr>
          <w:lang w:val="en-US"/>
        </w:rPr>
        <w:t>}</w:t>
      </w:r>
    </w:p>
    <w:p w14:paraId="044FB77A" w14:textId="77777777" w:rsidR="00FB670B" w:rsidRPr="000271A7" w:rsidRDefault="00FB670B" w:rsidP="00FB670B">
      <w:pPr>
        <w:pStyle w:val="-732"/>
        <w:rPr>
          <w:lang w:val="en-US"/>
        </w:rPr>
      </w:pPr>
    </w:p>
    <w:p w14:paraId="013E8736" w14:textId="77777777" w:rsidR="00FB670B" w:rsidRPr="000271A7" w:rsidRDefault="00FB670B" w:rsidP="00FB670B">
      <w:pPr>
        <w:pStyle w:val="-732"/>
        <w:rPr>
          <w:lang w:val="en-US"/>
        </w:rPr>
      </w:pPr>
      <w:r w:rsidRPr="000271A7">
        <w:rPr>
          <w:lang w:val="en-US"/>
        </w:rPr>
        <w:t>/*</w:t>
      </w:r>
    </w:p>
    <w:p w14:paraId="56D5C575" w14:textId="77777777" w:rsidR="00FB670B" w:rsidRPr="000271A7" w:rsidRDefault="00FB670B" w:rsidP="00FB670B">
      <w:pPr>
        <w:pStyle w:val="-732"/>
        <w:rPr>
          <w:lang w:val="en-US"/>
        </w:rPr>
      </w:pPr>
      <w:r w:rsidRPr="000271A7">
        <w:rPr>
          <w:lang w:val="en-US"/>
        </w:rPr>
        <w:t xml:space="preserve">    </w:t>
      </w:r>
      <w:r>
        <w:t>Функция</w:t>
      </w:r>
      <w:r w:rsidRPr="000271A7">
        <w:rPr>
          <w:lang w:val="en-US"/>
        </w:rPr>
        <w:t xml:space="preserve"> is_correct_separators</w:t>
      </w:r>
    </w:p>
    <w:p w14:paraId="6205051A" w14:textId="77777777" w:rsidR="00FB670B" w:rsidRPr="000271A7" w:rsidRDefault="00FB670B" w:rsidP="00FB670B">
      <w:pPr>
        <w:pStyle w:val="-732"/>
        <w:rPr>
          <w:lang w:val="en-US"/>
        </w:rPr>
      </w:pPr>
    </w:p>
    <w:p w14:paraId="75A19574" w14:textId="77777777" w:rsidR="00FB670B" w:rsidRDefault="00FB670B" w:rsidP="00FB670B">
      <w:pPr>
        <w:pStyle w:val="-732"/>
      </w:pPr>
      <w:r w:rsidRPr="000271A7">
        <w:rPr>
          <w:lang w:val="en-US"/>
        </w:rPr>
        <w:t xml:space="preserve">    </w:t>
      </w:r>
      <w:r>
        <w:t>Описание: осуществляет проверку разделителей матрицы</w:t>
      </w:r>
    </w:p>
    <w:p w14:paraId="52EF6944" w14:textId="77777777" w:rsidR="00FB670B" w:rsidRDefault="00FB670B" w:rsidP="00FB670B">
      <w:pPr>
        <w:pStyle w:val="-732"/>
      </w:pPr>
    </w:p>
    <w:p w14:paraId="45A645B9" w14:textId="77777777" w:rsidR="00FB670B" w:rsidRDefault="00FB670B" w:rsidP="00FB670B">
      <w:pPr>
        <w:pStyle w:val="-732"/>
      </w:pPr>
      <w:r>
        <w:t xml:space="preserve">    Параметры:</w:t>
      </w:r>
    </w:p>
    <w:p w14:paraId="1E8B3738" w14:textId="77777777" w:rsidR="00CB5F25" w:rsidRDefault="00FB670B" w:rsidP="00FB670B">
      <w:pPr>
        <w:pStyle w:val="-732"/>
      </w:pPr>
      <w:r>
        <w:t xml:space="preserve">        separators - век</w:t>
      </w:r>
      <w:r w:rsidR="00CB5F25">
        <w:t>тор с разделителями, тип vector</w:t>
      </w:r>
    </w:p>
    <w:p w14:paraId="16CD92E4" w14:textId="0F2009F5" w:rsidR="00FB670B" w:rsidRDefault="00CB5F25" w:rsidP="00FB670B">
      <w:pPr>
        <w:pStyle w:val="-732"/>
      </w:pPr>
      <w:r>
        <w:tab/>
      </w:r>
      <w:r>
        <w:tab/>
      </w:r>
      <w:r>
        <w:tab/>
      </w:r>
      <w:r>
        <w:tab/>
        <w:t xml:space="preserve"> </w:t>
      </w:r>
      <w:r w:rsidR="00FB670B">
        <w:t>&lt;string&gt;</w:t>
      </w:r>
    </w:p>
    <w:p w14:paraId="6788EFA5" w14:textId="77777777" w:rsidR="00FB670B" w:rsidRDefault="00FB670B" w:rsidP="00FB670B">
      <w:pPr>
        <w:pStyle w:val="-732"/>
      </w:pPr>
      <w:r>
        <w:t xml:space="preserve">        symb - корректный разделитель, тип string</w:t>
      </w:r>
    </w:p>
    <w:p w14:paraId="0B5E7D56" w14:textId="77777777" w:rsidR="00FB670B" w:rsidRDefault="00FB670B" w:rsidP="00FB670B">
      <w:pPr>
        <w:pStyle w:val="-732"/>
      </w:pPr>
      <w:r>
        <w:t xml:space="preserve">    </w:t>
      </w:r>
    </w:p>
    <w:p w14:paraId="42FB1167" w14:textId="77777777" w:rsidR="00FB670B" w:rsidRDefault="00FB670B" w:rsidP="00FB670B">
      <w:pPr>
        <w:pStyle w:val="-732"/>
      </w:pPr>
      <w:r>
        <w:t xml:space="preserve">    Возвращаемое значение: bool</w:t>
      </w:r>
    </w:p>
    <w:p w14:paraId="34D768FF" w14:textId="77777777" w:rsidR="00FB670B" w:rsidRDefault="00FB670B" w:rsidP="00FB670B">
      <w:pPr>
        <w:pStyle w:val="-732"/>
      </w:pPr>
    </w:p>
    <w:p w14:paraId="46E3CA8A" w14:textId="77777777" w:rsidR="00FB670B" w:rsidRPr="00AA63E2" w:rsidRDefault="00FB670B" w:rsidP="00FB670B">
      <w:pPr>
        <w:pStyle w:val="-732"/>
      </w:pPr>
      <w:r>
        <w:t xml:space="preserve">    Внешние</w:t>
      </w:r>
      <w:r w:rsidRPr="00AA63E2">
        <w:t xml:space="preserve"> </w:t>
      </w:r>
      <w:r>
        <w:t>эффекты</w:t>
      </w:r>
      <w:r w:rsidRPr="00AA63E2">
        <w:t xml:space="preserve">: </w:t>
      </w:r>
      <w:r>
        <w:t>нет</w:t>
      </w:r>
    </w:p>
    <w:p w14:paraId="2BDDEA0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7B68A6FF" w14:textId="77777777" w:rsidR="00FB670B" w:rsidRPr="00DD00CF" w:rsidRDefault="00FB670B" w:rsidP="00FB670B">
      <w:pPr>
        <w:pStyle w:val="-732"/>
        <w:rPr>
          <w:lang w:val="en-US"/>
        </w:rPr>
      </w:pPr>
    </w:p>
    <w:p w14:paraId="78DB804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bool is_correct_separators(vector &lt;string&gt; separators, string symb)</w:t>
      </w:r>
    </w:p>
    <w:p w14:paraId="17D4A5D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53EA192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separators.size(); i++)</w:t>
      </w:r>
    </w:p>
    <w:p w14:paraId="56D4631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2CE9FC0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if(separators[i] != symb)</w:t>
      </w:r>
    </w:p>
    <w:p w14:paraId="2775E1B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return false;</w:t>
      </w:r>
    </w:p>
    <w:p w14:paraId="7060450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3843FAF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return true;</w:t>
      </w:r>
    </w:p>
    <w:p w14:paraId="22FF102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}</w:t>
      </w:r>
    </w:p>
    <w:p w14:paraId="2E1A58EB" w14:textId="77777777" w:rsidR="00FB670B" w:rsidRDefault="00FB670B" w:rsidP="00FB670B">
      <w:pPr>
        <w:pStyle w:val="-732"/>
        <w:rPr>
          <w:lang w:val="en-US"/>
        </w:rPr>
      </w:pPr>
    </w:p>
    <w:p w14:paraId="352847D5" w14:textId="77777777" w:rsidR="00125949" w:rsidRPr="00DD00CF" w:rsidRDefault="00125949" w:rsidP="00FB670B">
      <w:pPr>
        <w:pStyle w:val="-732"/>
        <w:rPr>
          <w:lang w:val="en-US"/>
        </w:rPr>
      </w:pPr>
    </w:p>
    <w:p w14:paraId="43D1F92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lastRenderedPageBreak/>
        <w:t>/*</w:t>
      </w:r>
    </w:p>
    <w:p w14:paraId="695109F6" w14:textId="77777777" w:rsidR="00FB670B" w:rsidRPr="00AA63E2" w:rsidRDefault="00FB670B" w:rsidP="00FB670B">
      <w:pPr>
        <w:pStyle w:val="-732"/>
        <w:rPr>
          <w:lang w:val="en-US"/>
        </w:rPr>
      </w:pPr>
      <w:r w:rsidRPr="00AA63E2">
        <w:rPr>
          <w:lang w:val="en-US"/>
        </w:rPr>
        <w:t xml:space="preserve">    </w:t>
      </w:r>
      <w:r>
        <w:t>Функция</w:t>
      </w:r>
      <w:r w:rsidRPr="00AA63E2">
        <w:rPr>
          <w:lang w:val="en-US"/>
        </w:rPr>
        <w:t xml:space="preserve"> </w:t>
      </w:r>
      <w:r w:rsidRPr="00DD00CF">
        <w:rPr>
          <w:lang w:val="en-US"/>
        </w:rPr>
        <w:t>get</w:t>
      </w:r>
      <w:r w:rsidRPr="00AA63E2">
        <w:rPr>
          <w:lang w:val="en-US"/>
        </w:rPr>
        <w:t>_</w:t>
      </w:r>
      <w:r w:rsidRPr="00DD00CF">
        <w:rPr>
          <w:lang w:val="en-US"/>
        </w:rPr>
        <w:t>squary</w:t>
      </w:r>
      <w:r w:rsidRPr="00AA63E2">
        <w:rPr>
          <w:lang w:val="en-US"/>
        </w:rPr>
        <w:t>_</w:t>
      </w:r>
      <w:r w:rsidRPr="00DD00CF">
        <w:rPr>
          <w:lang w:val="en-US"/>
        </w:rPr>
        <w:t>matrix</w:t>
      </w:r>
    </w:p>
    <w:p w14:paraId="64F821AB" w14:textId="77777777" w:rsidR="00FB670B" w:rsidRPr="00AA63E2" w:rsidRDefault="00FB670B" w:rsidP="00FB670B">
      <w:pPr>
        <w:pStyle w:val="-732"/>
        <w:rPr>
          <w:lang w:val="en-US"/>
        </w:rPr>
      </w:pPr>
    </w:p>
    <w:p w14:paraId="1E308E44" w14:textId="77777777" w:rsidR="00FB670B" w:rsidRDefault="00FB670B" w:rsidP="00FB670B">
      <w:pPr>
        <w:pStyle w:val="-732"/>
      </w:pPr>
      <w:r w:rsidRPr="00AA63E2">
        <w:rPr>
          <w:lang w:val="en-US"/>
        </w:rPr>
        <w:t xml:space="preserve">    </w:t>
      </w:r>
      <w:r>
        <w:t xml:space="preserve">Описание: получает квадратную матрицу </w:t>
      </w:r>
    </w:p>
    <w:p w14:paraId="47CE84D2" w14:textId="77777777" w:rsidR="00FB670B" w:rsidRDefault="00FB670B" w:rsidP="00FB670B">
      <w:pPr>
        <w:pStyle w:val="-732"/>
      </w:pPr>
    </w:p>
    <w:p w14:paraId="58CA3604" w14:textId="77777777" w:rsidR="00FB670B" w:rsidRDefault="00FB670B" w:rsidP="00FB670B">
      <w:pPr>
        <w:pStyle w:val="-732"/>
      </w:pPr>
      <w:r>
        <w:t xml:space="preserve">    Параметры:</w:t>
      </w:r>
    </w:p>
    <w:p w14:paraId="60872D77" w14:textId="77777777" w:rsidR="00FB670B" w:rsidRDefault="00FB670B" w:rsidP="00FB670B">
      <w:pPr>
        <w:pStyle w:val="-732"/>
      </w:pPr>
      <w:r>
        <w:t xml:space="preserve">       strs - строки матрицы, тип vector &lt;string&gt;</w:t>
      </w:r>
    </w:p>
    <w:p w14:paraId="3CE80B4B" w14:textId="77777777" w:rsidR="00FB670B" w:rsidRDefault="00FB670B" w:rsidP="00FB670B">
      <w:pPr>
        <w:pStyle w:val="-732"/>
      </w:pPr>
      <w:r>
        <w:t xml:space="preserve">       matrix_size - размер матрицы, тип int</w:t>
      </w:r>
    </w:p>
    <w:p w14:paraId="4AD403BF" w14:textId="279ED886" w:rsidR="00CB5F25" w:rsidRDefault="00CB5F25" w:rsidP="00CB5F25">
      <w:pPr>
        <w:pStyle w:val="-732"/>
        <w:ind w:left="708"/>
      </w:pPr>
      <w:r w:rsidRPr="00CB5F25">
        <w:t xml:space="preserve">  </w:t>
      </w:r>
      <w:r w:rsidR="00FB670B">
        <w:t>file_name - назван</w:t>
      </w:r>
      <w:r>
        <w:t>ие файла, откуда взялись строки</w:t>
      </w:r>
    </w:p>
    <w:p w14:paraId="2D0606A7" w14:textId="31CC1FF2" w:rsidR="00FB670B" w:rsidRDefault="00CB5F25" w:rsidP="00CB5F25">
      <w:pPr>
        <w:pStyle w:val="-732"/>
        <w:ind w:left="1416" w:firstLine="708"/>
      </w:pPr>
      <w:r w:rsidRPr="00CB5F25">
        <w:t xml:space="preserve">    </w:t>
      </w:r>
      <w:r w:rsidR="00FB670B">
        <w:t>матрицы, тип char*</w:t>
      </w:r>
    </w:p>
    <w:p w14:paraId="122447C1" w14:textId="77777777" w:rsidR="00CB5F25" w:rsidRDefault="00FB670B" w:rsidP="00FB670B">
      <w:pPr>
        <w:pStyle w:val="-732"/>
      </w:pPr>
      <w:r>
        <w:t xml:space="preserve">       number_of_matrix - номер матрицы (1</w:t>
      </w:r>
      <w:r w:rsidR="00CB5F25">
        <w:t>-я либо 2-я), тип</w:t>
      </w:r>
    </w:p>
    <w:p w14:paraId="5B39F64E" w14:textId="5A862D7E" w:rsidR="00FB670B" w:rsidRPr="00CB5F25" w:rsidRDefault="00CB5F25" w:rsidP="00CB5F25">
      <w:pPr>
        <w:pStyle w:val="-732"/>
        <w:ind w:left="708" w:firstLine="708"/>
        <w:rPr>
          <w:lang w:val="en-US"/>
        </w:rPr>
      </w:pPr>
      <w:r w:rsidRPr="00AA63E2">
        <w:t xml:space="preserve">                </w:t>
      </w:r>
      <w:r w:rsidR="00FB670B" w:rsidRPr="00CB5F25">
        <w:rPr>
          <w:lang w:val="en-US"/>
        </w:rPr>
        <w:t>char*</w:t>
      </w:r>
    </w:p>
    <w:p w14:paraId="59AAECAB" w14:textId="77777777" w:rsidR="00FB670B" w:rsidRPr="00CB5F25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</w:t>
      </w:r>
    </w:p>
    <w:p w14:paraId="06EA5968" w14:textId="77777777" w:rsidR="00CB5F25" w:rsidRDefault="00FB670B" w:rsidP="00CB5F25">
      <w:pPr>
        <w:pStyle w:val="-732"/>
        <w:rPr>
          <w:lang w:val="en-US"/>
        </w:rPr>
      </w:pPr>
      <w:r w:rsidRPr="00CB5F25">
        <w:rPr>
          <w:lang w:val="en-US"/>
        </w:rPr>
        <w:t xml:space="preserve">    </w:t>
      </w:r>
      <w:r>
        <w:t>Возвращаемое</w:t>
      </w:r>
      <w:r w:rsidRPr="00DD00CF">
        <w:rPr>
          <w:lang w:val="en-US"/>
        </w:rPr>
        <w:t xml:space="preserve"> </w:t>
      </w:r>
      <w:r>
        <w:t>значение</w:t>
      </w:r>
      <w:r w:rsidR="00CB5F25">
        <w:rPr>
          <w:lang w:val="en-US"/>
        </w:rPr>
        <w:t>:</w:t>
      </w:r>
    </w:p>
    <w:p w14:paraId="0D465043" w14:textId="6E986B61" w:rsidR="00FB670B" w:rsidRPr="00DD00CF" w:rsidRDefault="00CB5F25" w:rsidP="00CB5F25">
      <w:pPr>
        <w:pStyle w:val="-732"/>
        <w:ind w:left="708" w:firstLine="708"/>
        <w:rPr>
          <w:lang w:val="en-US"/>
        </w:rPr>
      </w:pPr>
      <w:r>
        <w:rPr>
          <w:lang w:val="en-US"/>
        </w:rPr>
        <w:t xml:space="preserve"> </w:t>
      </w:r>
      <w:r w:rsidR="00FB670B" w:rsidRPr="00DD00CF">
        <w:rPr>
          <w:lang w:val="en-US"/>
        </w:rPr>
        <w:t>boost::multiprecision::cpp_dec_float_50*</w:t>
      </w:r>
    </w:p>
    <w:p w14:paraId="5D81E2A5" w14:textId="77777777" w:rsidR="00FB670B" w:rsidRPr="00DD00CF" w:rsidRDefault="00FB670B" w:rsidP="00FB670B">
      <w:pPr>
        <w:pStyle w:val="-732"/>
        <w:rPr>
          <w:lang w:val="en-US"/>
        </w:rPr>
      </w:pPr>
    </w:p>
    <w:p w14:paraId="5AE0B8A5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Внешние эффекты:</w:t>
      </w:r>
    </w:p>
    <w:p w14:paraId="7A187093" w14:textId="77777777" w:rsidR="00FB670B" w:rsidRDefault="00FB670B" w:rsidP="00FB670B">
      <w:pPr>
        <w:pStyle w:val="-732"/>
      </w:pPr>
      <w:r>
        <w:t xml:space="preserve">        1. Неверный элемент в i-й строке и j-м столбце в </w:t>
      </w:r>
    </w:p>
    <w:p w14:paraId="332FF884" w14:textId="157EE2C3" w:rsidR="00CB5F25" w:rsidRDefault="00CB5F25" w:rsidP="00FB670B">
      <w:pPr>
        <w:pStyle w:val="-732"/>
        <w:rPr>
          <w:lang w:val="en-US"/>
        </w:rPr>
      </w:pPr>
      <w:r w:rsidRPr="00AA63E2">
        <w:t xml:space="preserve">           </w:t>
      </w:r>
      <w:r w:rsidR="00FB670B">
        <w:t>матрице</w:t>
      </w:r>
      <w:r w:rsidR="00FB670B" w:rsidRPr="00DD00CF">
        <w:rPr>
          <w:lang w:val="en-US"/>
        </w:rPr>
        <w:t xml:space="preserve"> </w:t>
      </w:r>
      <w:r w:rsidR="00FB670B">
        <w:t>номер</w:t>
      </w:r>
      <w:r w:rsidR="00FB670B" w:rsidRPr="00DD00CF">
        <w:rPr>
          <w:lang w:val="en-US"/>
        </w:rPr>
        <w:t xml:space="preserve"> &lt;number_of_matrix&gt; </w:t>
      </w:r>
      <w:r w:rsidR="00FB670B">
        <w:t>в</w:t>
      </w:r>
      <w:r w:rsidR="00FB670B" w:rsidRPr="00DD00CF">
        <w:rPr>
          <w:lang w:val="en-US"/>
        </w:rPr>
        <w:t xml:space="preserve"> </w:t>
      </w:r>
      <w:r w:rsidR="00FB670B">
        <w:t>файле</w:t>
      </w:r>
    </w:p>
    <w:p w14:paraId="16A3A10E" w14:textId="2FABBE3C" w:rsidR="00FB670B" w:rsidRPr="00AA63E2" w:rsidRDefault="00CB5F25" w:rsidP="00FB670B">
      <w:pPr>
        <w:pStyle w:val="-732"/>
      </w:pP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="00FB670B" w:rsidRPr="00AA63E2">
        <w:t>&lt;</w:t>
      </w:r>
      <w:r w:rsidR="00FB670B" w:rsidRPr="00DD00CF">
        <w:rPr>
          <w:lang w:val="en-US"/>
        </w:rPr>
        <w:t>file</w:t>
      </w:r>
      <w:r w:rsidR="00FB670B" w:rsidRPr="00AA63E2">
        <w:t>_</w:t>
      </w:r>
      <w:r w:rsidR="00FB670B" w:rsidRPr="00DD00CF">
        <w:rPr>
          <w:lang w:val="en-US"/>
        </w:rPr>
        <w:t>name</w:t>
      </w:r>
      <w:r w:rsidR="00FB670B" w:rsidRPr="00AA63E2">
        <w:t>&gt;</w:t>
      </w:r>
    </w:p>
    <w:p w14:paraId="1E664E0F" w14:textId="77777777" w:rsidR="00FB670B" w:rsidRDefault="00FB670B" w:rsidP="00FB670B">
      <w:pPr>
        <w:pStyle w:val="-732"/>
      </w:pPr>
      <w:r w:rsidRPr="00AA63E2">
        <w:t xml:space="preserve">        </w:t>
      </w:r>
      <w:r>
        <w:t xml:space="preserve">2. Неверный разделитель между элементами </w:t>
      </w:r>
    </w:p>
    <w:p w14:paraId="3FF1F169" w14:textId="10EB1E9B" w:rsidR="00CB5F25" w:rsidRDefault="00CB5F25" w:rsidP="00FB670B">
      <w:pPr>
        <w:pStyle w:val="-732"/>
      </w:pPr>
      <w:r>
        <w:t xml:space="preserve">           </w:t>
      </w:r>
      <w:r w:rsidR="00FB670B">
        <w:t>в i-й строке в мат</w:t>
      </w:r>
      <w:r>
        <w:t>рице номер &lt;number_of_matrix&gt; в</w:t>
      </w:r>
    </w:p>
    <w:p w14:paraId="55CD6339" w14:textId="770D5D0A" w:rsidR="00FB670B" w:rsidRPr="00AA63E2" w:rsidRDefault="00CB5F25" w:rsidP="00FB670B">
      <w:pPr>
        <w:pStyle w:val="-732"/>
        <w:rPr>
          <w:lang w:val="en-US"/>
        </w:rPr>
      </w:pPr>
      <w:r>
        <w:tab/>
      </w:r>
      <w:r>
        <w:tab/>
        <w:t xml:space="preserve"> </w:t>
      </w:r>
      <w:r w:rsidR="00FB670B">
        <w:t>файле</w:t>
      </w:r>
      <w:r w:rsidR="00FB670B" w:rsidRPr="00AA63E2">
        <w:rPr>
          <w:lang w:val="en-US"/>
        </w:rPr>
        <w:t xml:space="preserve"> &lt;file_name&gt;</w:t>
      </w:r>
    </w:p>
    <w:p w14:paraId="5C8FEFC4" w14:textId="77777777" w:rsidR="00CB5F25" w:rsidRPr="00CB5F25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    3. </w:t>
      </w:r>
      <w:r>
        <w:t>Матрица</w:t>
      </w:r>
      <w:r w:rsidRPr="00CB5F25">
        <w:rPr>
          <w:lang w:val="en-US"/>
        </w:rPr>
        <w:t xml:space="preserve"> </w:t>
      </w:r>
      <w:r>
        <w:t>номер</w:t>
      </w:r>
      <w:r w:rsidRPr="00CB5F25">
        <w:rPr>
          <w:lang w:val="en-US"/>
        </w:rPr>
        <w:t xml:space="preserve"> &lt;number</w:t>
      </w:r>
      <w:r w:rsidR="00CB5F25" w:rsidRPr="00CB5F25">
        <w:rPr>
          <w:lang w:val="en-US"/>
        </w:rPr>
        <w:t xml:space="preserve">_of_matrix&gt; </w:t>
      </w:r>
      <w:r w:rsidR="00CB5F25">
        <w:t>в</w:t>
      </w:r>
      <w:r w:rsidR="00CB5F25" w:rsidRPr="00CB5F25">
        <w:rPr>
          <w:lang w:val="en-US"/>
        </w:rPr>
        <w:t xml:space="preserve"> </w:t>
      </w:r>
      <w:r w:rsidR="00CB5F25">
        <w:t>файле</w:t>
      </w:r>
      <w:r w:rsidR="00CB5F25" w:rsidRPr="00CB5F25">
        <w:rPr>
          <w:lang w:val="en-US"/>
        </w:rPr>
        <w:t xml:space="preserve"> &lt;file_name&gt;</w:t>
      </w:r>
    </w:p>
    <w:p w14:paraId="43647060" w14:textId="01375777" w:rsidR="00FB670B" w:rsidRPr="00CB5F25" w:rsidRDefault="00CB5F25" w:rsidP="00CB5F25">
      <w:pPr>
        <w:pStyle w:val="-732"/>
        <w:ind w:left="708" w:firstLine="708"/>
        <w:rPr>
          <w:lang w:val="en-US"/>
        </w:rPr>
      </w:pPr>
      <w:r>
        <w:rPr>
          <w:lang w:val="en-US"/>
        </w:rPr>
        <w:t xml:space="preserve"> </w:t>
      </w:r>
      <w:r w:rsidR="00FB670B">
        <w:t>не</w:t>
      </w:r>
      <w:r w:rsidR="00FB670B" w:rsidRPr="00CB5F25">
        <w:rPr>
          <w:lang w:val="en-US"/>
        </w:rPr>
        <w:t xml:space="preserve"> </w:t>
      </w:r>
      <w:r w:rsidR="00FB670B">
        <w:t>квадратная</w:t>
      </w:r>
    </w:p>
    <w:p w14:paraId="7F37F793" w14:textId="77777777" w:rsidR="00FB670B" w:rsidRPr="00CB5F25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    </w:t>
      </w:r>
    </w:p>
    <w:p w14:paraId="2121C76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27EB7DC8" w14:textId="77777777" w:rsidR="00FB670B" w:rsidRPr="00DD00CF" w:rsidRDefault="00FB670B" w:rsidP="00FB670B">
      <w:pPr>
        <w:pStyle w:val="-732"/>
        <w:rPr>
          <w:lang w:val="en-US"/>
        </w:rPr>
      </w:pPr>
    </w:p>
    <w:p w14:paraId="1045207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Float* get_squary_matrix(vector &lt;string&gt; strs, int matrix_size, </w:t>
      </w:r>
    </w:p>
    <w:p w14:paraId="46FA977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            char* file_name, char* number_of_matrix)</w:t>
      </w:r>
    </w:p>
    <w:p w14:paraId="1692B41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151283E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Float* matrix;</w:t>
      </w:r>
    </w:p>
    <w:p w14:paraId="025A462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(strs.size() != matrix_size)</w:t>
      </w:r>
    </w:p>
    <w:p w14:paraId="5C42F45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0FA50FE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goto not_squary;      </w:t>
      </w:r>
    </w:p>
    <w:p w14:paraId="4A5F7D9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4C61C29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matrix = new Float[matrix_size * matrix_size];</w:t>
      </w:r>
    </w:p>
    <w:p w14:paraId="5D726E7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matrix_size; i++)</w:t>
      </w:r>
    </w:p>
    <w:p w14:paraId="0A05E9F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1FED447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vector &lt;string&gt; separators;</w:t>
      </w:r>
    </w:p>
    <w:p w14:paraId="6C67F7E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separators = get_separators_in_string(strs[i]);</w:t>
      </w:r>
    </w:p>
    <w:p w14:paraId="6B9EF42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if(!is_correct_separators(separators, " "))</w:t>
      </w:r>
    </w:p>
    <w:p w14:paraId="4C09205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4DBB86E8" w14:textId="7BCF4494" w:rsidR="00125949" w:rsidRPr="00125949" w:rsidRDefault="00FB670B" w:rsidP="00125949">
      <w:pPr>
        <w:pStyle w:val="-732"/>
        <w:rPr>
          <w:lang w:val="en-US"/>
        </w:rPr>
      </w:pPr>
      <w:r w:rsidRPr="00DD00CF">
        <w:rPr>
          <w:lang w:val="en-US"/>
        </w:rPr>
        <w:t xml:space="preserve">            </w:t>
      </w:r>
      <w:commentRangeStart w:id="18"/>
      <w:r w:rsidRPr="00DD00CF">
        <w:rPr>
          <w:lang w:val="en-US"/>
        </w:rPr>
        <w:t>cerr &lt;&lt;</w:t>
      </w:r>
      <w:r w:rsidR="00125949">
        <w:rPr>
          <w:lang w:val="en-US"/>
        </w:rPr>
        <w:t xml:space="preserve"> </w:t>
      </w:r>
      <w:del w:id="19" w:author="777" w:date="2020-12-25T17:22:00Z">
        <w:r w:rsidRPr="00DD00CF" w:rsidDel="00CC1750">
          <w:rPr>
            <w:lang w:val="en-US"/>
          </w:rPr>
          <w:delText xml:space="preserve"> </w:delText>
        </w:r>
      </w:del>
      <w:r w:rsidR="00125949">
        <w:rPr>
          <w:lang w:val="en-US"/>
        </w:rPr>
        <w:t>"Wrong delimiter</w:t>
      </w:r>
      <w:r w:rsidRPr="00DD00CF">
        <w:rPr>
          <w:lang w:val="en-US"/>
        </w:rPr>
        <w:t xml:space="preserve">[" &lt;&lt; i </w:t>
      </w:r>
      <w:r w:rsidR="00125949" w:rsidRPr="00125949">
        <w:rPr>
          <w:lang w:val="en-US"/>
        </w:rPr>
        <w:t>\</w:t>
      </w:r>
    </w:p>
    <w:p w14:paraId="152B3913" w14:textId="49D90232" w:rsidR="00FB670B" w:rsidRPr="00125949" w:rsidRDefault="00125949" w:rsidP="00125949">
      <w:pPr>
        <w:pStyle w:val="-732"/>
        <w:ind w:left="2124"/>
        <w:rPr>
          <w:lang w:val="en-US"/>
        </w:rPr>
      </w:pPr>
      <w:r>
        <w:rPr>
          <w:lang w:val="en-US"/>
        </w:rPr>
        <w:t xml:space="preserve">  </w:t>
      </w:r>
      <w:r w:rsidR="00FB670B" w:rsidRPr="00DD00CF">
        <w:rPr>
          <w:lang w:val="en-US"/>
        </w:rPr>
        <w:t>&lt;&lt;</w:t>
      </w:r>
      <w:r w:rsidRPr="00125949">
        <w:rPr>
          <w:lang w:val="en-US"/>
        </w:rPr>
        <w:t xml:space="preserve"> </w:t>
      </w:r>
      <w:del w:id="20" w:author="777" w:date="2020-12-25T17:22:00Z">
        <w:r w:rsidR="00FB670B" w:rsidRPr="00DD00CF" w:rsidDel="00CC1750">
          <w:rPr>
            <w:lang w:val="en-US"/>
          </w:rPr>
          <w:delText xml:space="preserve"> </w:delText>
        </w:r>
      </w:del>
      <w:r>
        <w:rPr>
          <w:lang w:val="en-US"/>
        </w:rPr>
        <w:t xml:space="preserve">"] between elements in the " </w:t>
      </w:r>
      <w:r w:rsidRPr="00125949">
        <w:rPr>
          <w:lang w:val="en-US"/>
        </w:rPr>
        <w:t>\</w:t>
      </w:r>
    </w:p>
    <w:p w14:paraId="50C058E2" w14:textId="25361A3F" w:rsidR="00125949" w:rsidRPr="00125949" w:rsidRDefault="00FB670B" w:rsidP="00125949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</w:t>
      </w:r>
      <w:r w:rsidR="00125949">
        <w:rPr>
          <w:lang w:val="en-US"/>
        </w:rPr>
        <w:t xml:space="preserve"> </w:t>
      </w:r>
      <w:r w:rsidRPr="00DD00CF">
        <w:rPr>
          <w:lang w:val="en-US"/>
        </w:rPr>
        <w:t>&lt;&lt; number_o</w:t>
      </w:r>
      <w:r w:rsidR="00125949">
        <w:rPr>
          <w:lang w:val="en-US"/>
        </w:rPr>
        <w:t>f_matrix &lt;&lt; " matrix in the "</w:t>
      </w:r>
      <w:r w:rsidR="00125949" w:rsidRPr="00125949">
        <w:rPr>
          <w:lang w:val="en-US"/>
        </w:rPr>
        <w:t xml:space="preserve"> \</w:t>
      </w:r>
    </w:p>
    <w:p w14:paraId="3639449A" w14:textId="10C3F397" w:rsidR="00FB670B" w:rsidRPr="00DD00CF" w:rsidRDefault="00125949" w:rsidP="00125949">
      <w:pPr>
        <w:pStyle w:val="-732"/>
        <w:ind w:left="2124"/>
        <w:rPr>
          <w:lang w:val="en-US"/>
        </w:rPr>
      </w:pPr>
      <w:r>
        <w:rPr>
          <w:lang w:val="en-US"/>
        </w:rPr>
        <w:t xml:space="preserve">  </w:t>
      </w:r>
      <w:r w:rsidR="00FB670B" w:rsidRPr="00DD00CF">
        <w:rPr>
          <w:lang w:val="en-US"/>
        </w:rPr>
        <w:t>&lt;&lt;</w:t>
      </w:r>
      <w:del w:id="21" w:author="777" w:date="2020-12-25T17:23:00Z">
        <w:r w:rsidR="00FB670B" w:rsidRPr="00DD00CF" w:rsidDel="00CC1750">
          <w:rPr>
            <w:lang w:val="en-US"/>
          </w:rPr>
          <w:delText xml:space="preserve"> </w:delText>
        </w:r>
      </w:del>
      <w:r w:rsidR="00FB670B" w:rsidRPr="00DD00CF">
        <w:rPr>
          <w:lang w:val="en-US"/>
        </w:rPr>
        <w:t>file_name &lt;&lt; endl;</w:t>
      </w:r>
      <w:commentRangeEnd w:id="18"/>
      <w:r w:rsidR="001D2984">
        <w:rPr>
          <w:rStyle w:val="af3"/>
          <w:rFonts w:ascii="Times New Roman" w:hAnsi="Times New Roman"/>
        </w:rPr>
        <w:commentReference w:id="18"/>
      </w:r>
    </w:p>
    <w:p w14:paraId="4E09925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exit(EXIT_FAILURE);</w:t>
      </w:r>
    </w:p>
    <w:p w14:paraId="6040485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} </w:t>
      </w:r>
    </w:p>
    <w:p w14:paraId="1D23C33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vector &lt;string&gt; numbers;</w:t>
      </w:r>
    </w:p>
    <w:p w14:paraId="0004E2C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// </w:t>
      </w:r>
      <w:r>
        <w:t>делим</w:t>
      </w:r>
      <w:r w:rsidRPr="00DD00CF">
        <w:rPr>
          <w:lang w:val="en-US"/>
        </w:rPr>
        <w:t xml:space="preserve"> </w:t>
      </w:r>
      <w:r>
        <w:t>строку</w:t>
      </w:r>
      <w:r w:rsidRPr="00DD00CF">
        <w:rPr>
          <w:lang w:val="en-US"/>
        </w:rPr>
        <w:t xml:space="preserve"> </w:t>
      </w:r>
      <w:r>
        <w:t>на</w:t>
      </w:r>
      <w:r w:rsidRPr="00DD00CF">
        <w:rPr>
          <w:lang w:val="en-US"/>
        </w:rPr>
        <w:t xml:space="preserve"> </w:t>
      </w:r>
      <w:r>
        <w:t>элементы</w:t>
      </w:r>
      <w:r w:rsidRPr="00DD00CF">
        <w:rPr>
          <w:lang w:val="en-US"/>
        </w:rPr>
        <w:t>:</w:t>
      </w:r>
    </w:p>
    <w:p w14:paraId="567BF4C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lastRenderedPageBreak/>
        <w:t xml:space="preserve">        boost::split(numbers, strs[i], boost::is_any_of(" "));</w:t>
      </w:r>
    </w:p>
    <w:p w14:paraId="6C6A815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if (numbers.size() != matrix_size)</w:t>
      </w:r>
    </w:p>
    <w:p w14:paraId="4CF192E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goto not_squary;</w:t>
      </w:r>
    </w:p>
    <w:p w14:paraId="6A9E1BC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for (int j = 0; j &lt; matrix_size; j++)</w:t>
      </w:r>
    </w:p>
    <w:p w14:paraId="4E9DB74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 </w:t>
      </w:r>
    </w:p>
    <w:p w14:paraId="138C176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if (!is_float_number(numbers[j]))</w:t>
      </w:r>
    </w:p>
    <w:p w14:paraId="006A754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{</w:t>
      </w:r>
    </w:p>
    <w:p w14:paraId="2799B3D0" w14:textId="77777777" w:rsid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cerr &lt;&lt; "Wrong value[" &lt;&lt; i </w:t>
      </w:r>
    </w:p>
    <w:p w14:paraId="0F21FABD" w14:textId="1BE9D3ED" w:rsidR="00FB670B" w:rsidRPr="00DD00CF" w:rsidRDefault="00125949" w:rsidP="00125949">
      <w:pPr>
        <w:pStyle w:val="-732"/>
        <w:ind w:left="2832"/>
        <w:rPr>
          <w:lang w:val="en-US"/>
        </w:rPr>
      </w:pPr>
      <w:r w:rsidRPr="00125949">
        <w:rPr>
          <w:lang w:val="en-US"/>
        </w:rPr>
        <w:t xml:space="preserve"> </w:t>
      </w:r>
      <w:r w:rsidR="00FB670B" w:rsidRPr="00DD00CF">
        <w:rPr>
          <w:lang w:val="en-US"/>
        </w:rPr>
        <w:t xml:space="preserve">&lt;&lt; "][" &lt;&lt; j &lt;&lt; "] in the " </w:t>
      </w:r>
    </w:p>
    <w:p w14:paraId="462B2B55" w14:textId="77777777" w:rsidR="00125949" w:rsidRDefault="00125949" w:rsidP="00FB670B">
      <w:pPr>
        <w:pStyle w:val="-732"/>
        <w:rPr>
          <w:lang w:val="en-US"/>
        </w:rPr>
      </w:pPr>
      <w:r>
        <w:rPr>
          <w:lang w:val="en-US"/>
        </w:rPr>
        <w:t xml:space="preserve">                     </w:t>
      </w:r>
      <w:r w:rsidR="00FB670B" w:rsidRPr="00DD00CF">
        <w:rPr>
          <w:lang w:val="en-US"/>
        </w:rPr>
        <w:t>&lt;&lt; number_of_matrix &lt;&lt; " matrix in the "</w:t>
      </w:r>
    </w:p>
    <w:p w14:paraId="259CE540" w14:textId="012A4409" w:rsidR="00FB670B" w:rsidRPr="00DD00CF" w:rsidRDefault="00FB670B" w:rsidP="00125949">
      <w:pPr>
        <w:pStyle w:val="-732"/>
        <w:ind w:left="2124" w:firstLine="708"/>
        <w:rPr>
          <w:lang w:val="en-US"/>
        </w:rPr>
      </w:pPr>
      <w:r w:rsidRPr="00DD00CF">
        <w:rPr>
          <w:lang w:val="en-US"/>
        </w:rPr>
        <w:t xml:space="preserve"> &lt;&lt; file_name &lt;&lt; endl;</w:t>
      </w:r>
    </w:p>
    <w:p w14:paraId="0F139D4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exit(EXIT_FAILURE);</w:t>
      </w:r>
    </w:p>
    <w:p w14:paraId="7E84B65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}</w:t>
      </w:r>
    </w:p>
    <w:p w14:paraId="44551DF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else</w:t>
      </w:r>
    </w:p>
    <w:p w14:paraId="106C291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{</w:t>
      </w:r>
    </w:p>
    <w:p w14:paraId="2387C5EA" w14:textId="77777777" w:rsid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</w:t>
      </w:r>
      <w:r w:rsidR="00125949">
        <w:rPr>
          <w:lang w:val="en-US"/>
        </w:rPr>
        <w:t xml:space="preserve">  matrix[i * matrix_size + j] =</w:t>
      </w:r>
    </w:p>
    <w:p w14:paraId="2070F0FC" w14:textId="2AC07A80" w:rsidR="00FB670B" w:rsidRPr="00DD00CF" w:rsidRDefault="00FB670B" w:rsidP="00125949">
      <w:pPr>
        <w:pStyle w:val="-732"/>
        <w:ind w:left="2832"/>
        <w:rPr>
          <w:lang w:val="en-US"/>
        </w:rPr>
      </w:pPr>
      <w:r w:rsidRPr="00DD00CF">
        <w:rPr>
          <w:lang w:val="en-US"/>
        </w:rPr>
        <w:t>Float(numbers[j].c_str());</w:t>
      </w:r>
    </w:p>
    <w:p w14:paraId="27D9ABA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}            </w:t>
      </w:r>
    </w:p>
    <w:p w14:paraId="649B9AD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}       </w:t>
      </w:r>
    </w:p>
    <w:p w14:paraId="408FC3C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66579B4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return matrix;</w:t>
      </w:r>
    </w:p>
    <w:p w14:paraId="49ED3D7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not_squary:</w:t>
      </w:r>
    </w:p>
    <w:p w14:paraId="4D80ACD0" w14:textId="77777777" w:rsid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cerr &lt;&lt; number_of_matrix &lt;&lt; " is't squary in the " </w:t>
      </w:r>
    </w:p>
    <w:p w14:paraId="2D5C31C3" w14:textId="5C729376" w:rsidR="00FB670B" w:rsidRPr="00DD00CF" w:rsidRDefault="00FB670B" w:rsidP="00125949">
      <w:pPr>
        <w:pStyle w:val="-732"/>
        <w:ind w:left="1416" w:firstLine="708"/>
        <w:rPr>
          <w:lang w:val="en-US"/>
        </w:rPr>
      </w:pPr>
      <w:r w:rsidRPr="00DD00CF">
        <w:rPr>
          <w:lang w:val="en-US"/>
        </w:rPr>
        <w:t>&lt;&lt; file_name &lt;&lt; endl;</w:t>
      </w:r>
    </w:p>
    <w:p w14:paraId="44EDC16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exit(EXIT_FAILURE); </w:t>
      </w:r>
    </w:p>
    <w:p w14:paraId="70219C2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}</w:t>
      </w:r>
    </w:p>
    <w:p w14:paraId="546F86AA" w14:textId="77777777" w:rsidR="00FB670B" w:rsidRPr="00DD00CF" w:rsidRDefault="00FB670B" w:rsidP="00FB670B">
      <w:pPr>
        <w:pStyle w:val="-732"/>
        <w:rPr>
          <w:lang w:val="en-US"/>
        </w:rPr>
      </w:pPr>
    </w:p>
    <w:p w14:paraId="558DF82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/*</w:t>
      </w:r>
    </w:p>
    <w:p w14:paraId="4275EC8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</w:t>
      </w:r>
      <w:r>
        <w:t>Функция</w:t>
      </w:r>
      <w:r w:rsidRPr="00DD00CF">
        <w:rPr>
          <w:lang w:val="en-US"/>
        </w:rPr>
        <w:t xml:space="preserve"> get_squary_matrix</w:t>
      </w:r>
    </w:p>
    <w:p w14:paraId="4100A4C8" w14:textId="77777777" w:rsidR="00FB670B" w:rsidRPr="00DD00CF" w:rsidRDefault="00FB670B" w:rsidP="00FB670B">
      <w:pPr>
        <w:pStyle w:val="-732"/>
        <w:rPr>
          <w:lang w:val="en-US"/>
        </w:rPr>
      </w:pPr>
    </w:p>
    <w:p w14:paraId="50BE520A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Описание: считывает две матрицы из файла</w:t>
      </w:r>
    </w:p>
    <w:p w14:paraId="305E2B1E" w14:textId="77777777" w:rsidR="00FB670B" w:rsidRDefault="00FB670B" w:rsidP="00FB670B">
      <w:pPr>
        <w:pStyle w:val="-732"/>
      </w:pPr>
    </w:p>
    <w:p w14:paraId="27A8DD70" w14:textId="77777777" w:rsidR="00FB670B" w:rsidRDefault="00FB670B" w:rsidP="00FB670B">
      <w:pPr>
        <w:pStyle w:val="-732"/>
      </w:pPr>
      <w:r>
        <w:t xml:space="preserve">    Параметры: </w:t>
      </w:r>
    </w:p>
    <w:p w14:paraId="1443ECBA" w14:textId="77777777" w:rsidR="00FB670B" w:rsidRDefault="00FB670B" w:rsidP="00FB670B">
      <w:pPr>
        <w:pStyle w:val="-732"/>
      </w:pPr>
      <w:r>
        <w:t xml:space="preserve">        file_name - название входного файла, тип char*</w:t>
      </w:r>
    </w:p>
    <w:p w14:paraId="7D094EF4" w14:textId="3FB10E8B" w:rsidR="00CB5F25" w:rsidRPr="00125949" w:rsidRDefault="00FB670B" w:rsidP="00CB5F25">
      <w:pPr>
        <w:pStyle w:val="-732"/>
        <w:rPr>
          <w:lang w:val="en-US"/>
        </w:rPr>
      </w:pPr>
      <w:r w:rsidRPr="00AA63E2">
        <w:t xml:space="preserve">        </w:t>
      </w:r>
      <w:r w:rsidRPr="00DD00CF">
        <w:rPr>
          <w:lang w:val="en-US"/>
        </w:rPr>
        <w:t xml:space="preserve">A - </w:t>
      </w:r>
      <w:r>
        <w:t>первая</w:t>
      </w:r>
      <w:r w:rsidRPr="00DD00CF">
        <w:rPr>
          <w:lang w:val="en-US"/>
        </w:rPr>
        <w:t xml:space="preserve"> </w:t>
      </w:r>
      <w:r>
        <w:t>матрица</w:t>
      </w:r>
      <w:r w:rsidRPr="00DD00CF">
        <w:rPr>
          <w:lang w:val="en-US"/>
        </w:rPr>
        <w:t xml:space="preserve">, </w:t>
      </w:r>
      <w:r>
        <w:t>тип</w:t>
      </w:r>
      <w:r w:rsidR="00125949">
        <w:rPr>
          <w:lang w:val="en-US"/>
        </w:rPr>
        <w:t xml:space="preserve"> \</w:t>
      </w:r>
    </w:p>
    <w:p w14:paraId="0CDD69A6" w14:textId="5670DDAC" w:rsidR="00FB670B" w:rsidRPr="00DD00CF" w:rsidRDefault="00CB5F25" w:rsidP="00CB5F25">
      <w:pPr>
        <w:pStyle w:val="-73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="00FB670B" w:rsidRPr="00DD00CF">
        <w:rPr>
          <w:lang w:val="en-US"/>
        </w:rPr>
        <w:t>boost::multiprecision::cpp_dec_float_50**</w:t>
      </w:r>
    </w:p>
    <w:p w14:paraId="0D86FAB9" w14:textId="0687CFA7" w:rsidR="00CB5F25" w:rsidRP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B - </w:t>
      </w:r>
      <w:r>
        <w:t>вторая</w:t>
      </w:r>
      <w:r w:rsidRPr="00DD00CF">
        <w:rPr>
          <w:lang w:val="en-US"/>
        </w:rPr>
        <w:t xml:space="preserve"> </w:t>
      </w:r>
      <w:r>
        <w:t>матрица</w:t>
      </w:r>
      <w:r w:rsidRPr="00DD00CF">
        <w:rPr>
          <w:lang w:val="en-US"/>
        </w:rPr>
        <w:t xml:space="preserve">, </w:t>
      </w:r>
      <w:r>
        <w:t>тип</w:t>
      </w:r>
      <w:r w:rsidR="00125949">
        <w:rPr>
          <w:lang w:val="en-US"/>
        </w:rPr>
        <w:t xml:space="preserve"> \</w:t>
      </w:r>
    </w:p>
    <w:p w14:paraId="252AC31F" w14:textId="221DEE65" w:rsidR="00FB670B" w:rsidRPr="00DD00CF" w:rsidRDefault="00CB5F25" w:rsidP="00FB670B">
      <w:pPr>
        <w:pStyle w:val="-732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="00FB670B" w:rsidRPr="00DD00CF">
        <w:rPr>
          <w:lang w:val="en-US"/>
        </w:rPr>
        <w:t>boost::multiprecision::cpp_dec_float_50**</w:t>
      </w:r>
    </w:p>
    <w:p w14:paraId="748C507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matrix_size - </w:t>
      </w:r>
      <w:r>
        <w:t>размер</w:t>
      </w:r>
      <w:r w:rsidRPr="00DD00CF">
        <w:rPr>
          <w:lang w:val="en-US"/>
        </w:rPr>
        <w:t xml:space="preserve"> </w:t>
      </w:r>
      <w:r>
        <w:t>матриц</w:t>
      </w:r>
      <w:r w:rsidRPr="00DD00CF">
        <w:rPr>
          <w:lang w:val="en-US"/>
        </w:rPr>
        <w:t xml:space="preserve">, </w:t>
      </w:r>
      <w:r>
        <w:t>тип</w:t>
      </w:r>
      <w:r w:rsidRPr="00DD00CF">
        <w:rPr>
          <w:lang w:val="en-US"/>
        </w:rPr>
        <w:t xml:space="preserve"> int</w:t>
      </w:r>
    </w:p>
    <w:p w14:paraId="45F85ED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</w:t>
      </w:r>
    </w:p>
    <w:p w14:paraId="645A5390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Внешние эффекты:</w:t>
      </w:r>
    </w:p>
    <w:p w14:paraId="241D9B09" w14:textId="49D2389B" w:rsidR="00CB5F25" w:rsidRDefault="00FB670B" w:rsidP="00CB5F25">
      <w:pPr>
        <w:pStyle w:val="-732"/>
        <w:numPr>
          <w:ilvl w:val="0"/>
          <w:numId w:val="16"/>
        </w:numPr>
      </w:pPr>
      <w:r>
        <w:t>Невозможно отк</w:t>
      </w:r>
      <w:r w:rsidR="00CB5F25">
        <w:t>рыть файл file_name по причине,</w:t>
      </w:r>
    </w:p>
    <w:p w14:paraId="78449AC5" w14:textId="0C5E98EE" w:rsidR="00FB670B" w:rsidRDefault="00FB670B" w:rsidP="00CB5F25">
      <w:pPr>
        <w:pStyle w:val="-732"/>
        <w:ind w:left="1590"/>
      </w:pPr>
      <w:r>
        <w:t>указанной в strerror(errno)</w:t>
      </w:r>
    </w:p>
    <w:p w14:paraId="3CA962BB" w14:textId="51FECF72" w:rsidR="00CB5F25" w:rsidRDefault="00FB670B" w:rsidP="00CB5F25">
      <w:pPr>
        <w:pStyle w:val="-732"/>
        <w:numPr>
          <w:ilvl w:val="0"/>
          <w:numId w:val="16"/>
        </w:numPr>
      </w:pPr>
      <w:r>
        <w:t>Неверно задан р</w:t>
      </w:r>
      <w:r w:rsidR="00CB5F25">
        <w:t>азмер квадратных матриц в файле</w:t>
      </w:r>
    </w:p>
    <w:p w14:paraId="7AF26123" w14:textId="00C9114D" w:rsidR="00FB670B" w:rsidRPr="00AA63E2" w:rsidRDefault="00FB670B" w:rsidP="00CB5F25">
      <w:pPr>
        <w:pStyle w:val="-732"/>
        <w:ind w:left="1590"/>
        <w:rPr>
          <w:lang w:val="en-US"/>
        </w:rPr>
      </w:pPr>
      <w:r w:rsidRPr="00AA63E2">
        <w:rPr>
          <w:lang w:val="en-US"/>
        </w:rPr>
        <w:t>file_name</w:t>
      </w:r>
    </w:p>
    <w:p w14:paraId="3F85795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7E8DFC83" w14:textId="77777777" w:rsidR="00FB670B" w:rsidRPr="00DD00CF" w:rsidRDefault="00FB670B" w:rsidP="00FB670B">
      <w:pPr>
        <w:pStyle w:val="-732"/>
        <w:rPr>
          <w:lang w:val="en-US"/>
        </w:rPr>
      </w:pPr>
    </w:p>
    <w:p w14:paraId="281D26F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void get_data_from_file(char* file_name, Float* &amp;A, Float* &amp;B, int &amp;matrix_size)</w:t>
      </w:r>
    </w:p>
    <w:p w14:paraId="016D023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4DF9BC3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ifstream fs(file_name);</w:t>
      </w:r>
    </w:p>
    <w:p w14:paraId="00B6361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string line;</w:t>
      </w:r>
    </w:p>
    <w:p w14:paraId="6946DB50" w14:textId="77777777" w:rsidR="00FB670B" w:rsidRDefault="00FB670B" w:rsidP="00FB670B">
      <w:pPr>
        <w:pStyle w:val="-732"/>
      </w:pPr>
      <w:r w:rsidRPr="00DD00CF">
        <w:rPr>
          <w:lang w:val="en-US"/>
        </w:rPr>
        <w:lastRenderedPageBreak/>
        <w:t xml:space="preserve">    </w:t>
      </w:r>
      <w:r>
        <w:t>char* endptr; // для записи ошибки</w:t>
      </w:r>
    </w:p>
    <w:p w14:paraId="5E5871AA" w14:textId="77777777" w:rsidR="00FB670B" w:rsidRPr="006411AE" w:rsidRDefault="00FB670B" w:rsidP="00FB670B">
      <w:pPr>
        <w:pStyle w:val="-732"/>
      </w:pPr>
      <w:r>
        <w:t xml:space="preserve">    </w:t>
      </w:r>
      <w:r w:rsidRPr="00CB5F25">
        <w:rPr>
          <w:lang w:val="en-US"/>
        </w:rPr>
        <w:t>vector</w:t>
      </w:r>
      <w:r w:rsidRPr="006411AE">
        <w:t xml:space="preserve"> &lt;</w:t>
      </w:r>
      <w:r w:rsidRPr="00CB5F25">
        <w:rPr>
          <w:lang w:val="en-US"/>
        </w:rPr>
        <w:t>string</w:t>
      </w:r>
      <w:r w:rsidRPr="006411AE">
        <w:t xml:space="preserve">&gt; </w:t>
      </w:r>
      <w:r w:rsidRPr="00CB5F25">
        <w:rPr>
          <w:lang w:val="en-US"/>
        </w:rPr>
        <w:t>v</w:t>
      </w:r>
      <w:r w:rsidRPr="006411AE">
        <w:t>_</w:t>
      </w:r>
      <w:r w:rsidRPr="00CB5F25">
        <w:rPr>
          <w:lang w:val="en-US"/>
        </w:rPr>
        <w:t>A</w:t>
      </w:r>
      <w:r w:rsidRPr="006411AE">
        <w:t xml:space="preserve">; // </w:t>
      </w:r>
      <w:r>
        <w:t>строки</w:t>
      </w:r>
      <w:r w:rsidRPr="006411AE">
        <w:t xml:space="preserve"> </w:t>
      </w:r>
      <w:r>
        <w:t>матрицы</w:t>
      </w:r>
      <w:r w:rsidRPr="006411AE">
        <w:t xml:space="preserve"> </w:t>
      </w:r>
      <w:r>
        <w:t>А</w:t>
      </w:r>
    </w:p>
    <w:p w14:paraId="020D77C1" w14:textId="77777777" w:rsidR="00FB670B" w:rsidRPr="006411AE" w:rsidRDefault="00FB670B" w:rsidP="00FB670B">
      <w:pPr>
        <w:pStyle w:val="-732"/>
      </w:pPr>
      <w:r w:rsidRPr="006411AE">
        <w:t xml:space="preserve">    </w:t>
      </w:r>
      <w:r w:rsidRPr="00CB5F25">
        <w:rPr>
          <w:lang w:val="en-US"/>
        </w:rPr>
        <w:t>vector</w:t>
      </w:r>
      <w:r w:rsidRPr="006411AE">
        <w:t xml:space="preserve"> &lt;</w:t>
      </w:r>
      <w:r w:rsidRPr="00CB5F25">
        <w:rPr>
          <w:lang w:val="en-US"/>
        </w:rPr>
        <w:t>string</w:t>
      </w:r>
      <w:r w:rsidRPr="006411AE">
        <w:t xml:space="preserve">&gt; </w:t>
      </w:r>
      <w:r w:rsidRPr="00CB5F25">
        <w:rPr>
          <w:lang w:val="en-US"/>
        </w:rPr>
        <w:t>v</w:t>
      </w:r>
      <w:r w:rsidRPr="006411AE">
        <w:t>_</w:t>
      </w:r>
      <w:r w:rsidRPr="00CB5F25">
        <w:rPr>
          <w:lang w:val="en-US"/>
        </w:rPr>
        <w:t>B</w:t>
      </w:r>
      <w:r w:rsidRPr="006411AE">
        <w:t xml:space="preserve">; // </w:t>
      </w:r>
      <w:r>
        <w:t>строки</w:t>
      </w:r>
      <w:r w:rsidRPr="006411AE">
        <w:t xml:space="preserve"> </w:t>
      </w:r>
      <w:r>
        <w:t>матрицы</w:t>
      </w:r>
      <w:r w:rsidRPr="006411AE">
        <w:t xml:space="preserve"> </w:t>
      </w:r>
      <w:r>
        <w:t>В</w:t>
      </w:r>
    </w:p>
    <w:p w14:paraId="59B7D74A" w14:textId="77777777" w:rsidR="00FB670B" w:rsidRPr="00DD00CF" w:rsidRDefault="00FB670B" w:rsidP="00FB670B">
      <w:pPr>
        <w:pStyle w:val="-732"/>
        <w:rPr>
          <w:lang w:val="en-US"/>
        </w:rPr>
      </w:pPr>
      <w:r w:rsidRPr="006411AE">
        <w:t xml:space="preserve">    </w:t>
      </w:r>
      <w:r w:rsidRPr="00DD00CF">
        <w:rPr>
          <w:lang w:val="en-US"/>
        </w:rPr>
        <w:t>if (!fs.is_open())</w:t>
      </w:r>
    </w:p>
    <w:p w14:paraId="7CCB2A3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7B83F689" w14:textId="77777777" w:rsid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cerr &lt;&lt; "Can’t open " &lt;&lt; file_name </w:t>
      </w:r>
    </w:p>
    <w:p w14:paraId="191F8C40" w14:textId="1095E201" w:rsidR="00FB670B" w:rsidRPr="00DD00CF" w:rsidRDefault="00FB670B" w:rsidP="00125949">
      <w:pPr>
        <w:pStyle w:val="-732"/>
        <w:ind w:left="2124"/>
        <w:rPr>
          <w:lang w:val="en-US"/>
        </w:rPr>
      </w:pPr>
      <w:r w:rsidRPr="00DD00CF">
        <w:rPr>
          <w:lang w:val="en-US"/>
        </w:rPr>
        <w:t>&lt;&lt; ": " &lt;&lt; strerror(errno) &lt;&lt; endl;</w:t>
      </w:r>
    </w:p>
    <w:p w14:paraId="6A5427E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exit(EXIT_FAILURE);</w:t>
      </w:r>
    </w:p>
    <w:p w14:paraId="398C7D2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5DAAE52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// </w:t>
      </w:r>
      <w:r>
        <w:t>первая</w:t>
      </w:r>
      <w:r w:rsidRPr="00DD00CF">
        <w:rPr>
          <w:lang w:val="en-US"/>
        </w:rPr>
        <w:t xml:space="preserve"> </w:t>
      </w:r>
      <w:r>
        <w:t>строка</w:t>
      </w:r>
      <w:r w:rsidRPr="00DD00CF">
        <w:rPr>
          <w:lang w:val="en-US"/>
        </w:rPr>
        <w:t>:</w:t>
      </w:r>
    </w:p>
    <w:p w14:paraId="0026507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getline(fs, line);</w:t>
      </w:r>
    </w:p>
    <w:p w14:paraId="58EA387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matrix_size = strtoumax(line.c_str(), &amp;endptr, 10);</w:t>
      </w:r>
    </w:p>
    <w:p w14:paraId="022D3E32" w14:textId="77777777" w:rsidR="00256310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</w:t>
      </w:r>
      <w:r w:rsidR="00256310">
        <w:rPr>
          <w:lang w:val="en-US"/>
        </w:rPr>
        <w:t>(</w:t>
      </w:r>
      <w:r w:rsidRPr="00DD00CF">
        <w:rPr>
          <w:lang w:val="en-US"/>
        </w:rPr>
        <w:t>*endptr</w:t>
      </w:r>
      <w:r w:rsidR="00256310">
        <w:rPr>
          <w:lang w:val="en-US"/>
        </w:rPr>
        <w:t>)</w:t>
      </w:r>
      <w:r w:rsidRPr="00DD00CF">
        <w:rPr>
          <w:lang w:val="en-US"/>
        </w:rPr>
        <w:t xml:space="preserve"> || </w:t>
      </w:r>
    </w:p>
    <w:p w14:paraId="2C8495B5" w14:textId="4695C80B" w:rsidR="00FB670B" w:rsidRPr="00DD00CF" w:rsidRDefault="00256310" w:rsidP="00256310">
      <w:pPr>
        <w:pStyle w:val="-732"/>
        <w:ind w:firstLine="708"/>
        <w:rPr>
          <w:lang w:val="en-US"/>
        </w:rPr>
      </w:pPr>
      <w:r>
        <w:rPr>
          <w:lang w:val="en-US"/>
        </w:rPr>
        <w:t xml:space="preserve">   (</w:t>
      </w:r>
      <w:r w:rsidR="00FB670B" w:rsidRPr="00DD00CF">
        <w:rPr>
          <w:lang w:val="en-US"/>
        </w:rPr>
        <w:t>matrix_size &lt;= 0</w:t>
      </w:r>
      <w:r>
        <w:rPr>
          <w:lang w:val="en-US"/>
        </w:rPr>
        <w:t>)</w:t>
      </w:r>
      <w:r w:rsidR="00FB670B" w:rsidRPr="00DD00CF">
        <w:rPr>
          <w:lang w:val="en-US"/>
        </w:rPr>
        <w:t>)</w:t>
      </w:r>
    </w:p>
    <w:p w14:paraId="7570014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64ED769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cerr &lt;&lt; "Wrong first line in the " &lt;&lt; file_name &lt;&lt; endl;</w:t>
      </w:r>
    </w:p>
    <w:p w14:paraId="04EBD72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fs.close();</w:t>
      </w:r>
    </w:p>
    <w:p w14:paraId="66AA9C0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exit(EXIT_FAILURE);</w:t>
      </w:r>
    </w:p>
    <w:p w14:paraId="3A30D21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7DF7DD5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//</w:t>
      </w:r>
      <w:r>
        <w:t>матрица</w:t>
      </w:r>
      <w:r w:rsidRPr="00DD00CF">
        <w:rPr>
          <w:lang w:val="en-US"/>
        </w:rPr>
        <w:t xml:space="preserve"> </w:t>
      </w:r>
      <w:r>
        <w:t>А</w:t>
      </w:r>
      <w:r w:rsidRPr="00DD00CF">
        <w:rPr>
          <w:lang w:val="en-US"/>
        </w:rPr>
        <w:t>:</w:t>
      </w:r>
    </w:p>
    <w:p w14:paraId="28F36CE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matrix_size; i++)</w:t>
      </w:r>
    </w:p>
    <w:p w14:paraId="1DA4F3F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5C2F363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getline(fs, line);</w:t>
      </w:r>
    </w:p>
    <w:p w14:paraId="1A40021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v_A.push_back(line);</w:t>
      </w:r>
    </w:p>
    <w:p w14:paraId="249D474F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}</w:t>
      </w:r>
    </w:p>
    <w:p w14:paraId="40C56D74" w14:textId="77777777" w:rsidR="00FB670B" w:rsidRDefault="00FB670B" w:rsidP="00FB670B">
      <w:pPr>
        <w:pStyle w:val="-732"/>
      </w:pPr>
      <w:r>
        <w:t xml:space="preserve">    getline(fs, line); // разделитель между матрицами А и Б</w:t>
      </w:r>
    </w:p>
    <w:p w14:paraId="7104C71E" w14:textId="77777777" w:rsidR="00FB670B" w:rsidRPr="00DD00CF" w:rsidRDefault="00FB670B" w:rsidP="00FB670B">
      <w:pPr>
        <w:pStyle w:val="-732"/>
        <w:rPr>
          <w:lang w:val="en-US"/>
        </w:rPr>
      </w:pPr>
      <w:r>
        <w:t xml:space="preserve">    </w:t>
      </w:r>
      <w:r w:rsidRPr="00DD00CF">
        <w:rPr>
          <w:lang w:val="en-US"/>
        </w:rPr>
        <w:t xml:space="preserve">// </w:t>
      </w:r>
      <w:r>
        <w:t>матрица</w:t>
      </w:r>
      <w:r w:rsidRPr="00DD00CF">
        <w:rPr>
          <w:lang w:val="en-US"/>
        </w:rPr>
        <w:t xml:space="preserve"> B:</w:t>
      </w:r>
    </w:p>
    <w:p w14:paraId="5F57AAC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matrix_size; i++)</w:t>
      </w:r>
    </w:p>
    <w:p w14:paraId="413F8F4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3E6766D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getline(fs, line);</w:t>
      </w:r>
    </w:p>
    <w:p w14:paraId="1FE1F33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v_B.push_back(line);</w:t>
      </w:r>
    </w:p>
    <w:p w14:paraId="3A3D6BE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6160BF8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fs.close();</w:t>
      </w:r>
    </w:p>
    <w:p w14:paraId="57A1672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// </w:t>
      </w:r>
      <w:r>
        <w:t>инициализация</w:t>
      </w:r>
      <w:r w:rsidRPr="00DD00CF">
        <w:rPr>
          <w:lang w:val="en-US"/>
        </w:rPr>
        <w:t xml:space="preserve"> </w:t>
      </w:r>
      <w:r>
        <w:t>матриц</w:t>
      </w:r>
      <w:r w:rsidRPr="00DD00CF">
        <w:rPr>
          <w:lang w:val="en-US"/>
        </w:rPr>
        <w:t>:</w:t>
      </w:r>
    </w:p>
    <w:p w14:paraId="39E24DFE" w14:textId="0069C887" w:rsidR="00125949" w:rsidRP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A = get_squary_matrix(v_A, matrix_size,</w:t>
      </w:r>
      <w:r w:rsidR="00125949" w:rsidRPr="00125949">
        <w:rPr>
          <w:lang w:val="en-US"/>
        </w:rPr>
        <w:t xml:space="preserve"> \</w:t>
      </w:r>
    </w:p>
    <w:p w14:paraId="65FE2DD5" w14:textId="39D6CC56" w:rsidR="00FB670B" w:rsidRPr="00DD00CF" w:rsidRDefault="00FB670B" w:rsidP="00125949">
      <w:pPr>
        <w:pStyle w:val="-732"/>
        <w:ind w:left="1416" w:firstLine="708"/>
        <w:rPr>
          <w:lang w:val="en-US"/>
        </w:rPr>
      </w:pPr>
      <w:r w:rsidRPr="00DD00CF">
        <w:rPr>
          <w:lang w:val="en-US"/>
        </w:rPr>
        <w:t xml:space="preserve"> file_name, (char*)"first");</w:t>
      </w:r>
    </w:p>
    <w:p w14:paraId="753E88E1" w14:textId="1944B296" w:rsidR="00125949" w:rsidRP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B = get_squary_matrix(v_B, matrix_size,</w:t>
      </w:r>
      <w:r w:rsidR="00125949" w:rsidRPr="00125949">
        <w:rPr>
          <w:lang w:val="en-US"/>
        </w:rPr>
        <w:t xml:space="preserve"> \</w:t>
      </w:r>
    </w:p>
    <w:p w14:paraId="63314434" w14:textId="7B161586" w:rsidR="00FB670B" w:rsidRPr="00DD00CF" w:rsidRDefault="00FB670B" w:rsidP="00125949">
      <w:pPr>
        <w:pStyle w:val="-732"/>
        <w:ind w:left="2832" w:firstLine="708"/>
        <w:rPr>
          <w:lang w:val="en-US"/>
        </w:rPr>
      </w:pPr>
      <w:r w:rsidRPr="00DD00CF">
        <w:rPr>
          <w:lang w:val="en-US"/>
        </w:rPr>
        <w:t xml:space="preserve"> file_name, (char*)"second");</w:t>
      </w:r>
    </w:p>
    <w:p w14:paraId="74127A72" w14:textId="77777777" w:rsidR="00FB670B" w:rsidRDefault="00FB670B" w:rsidP="00FB670B">
      <w:pPr>
        <w:pStyle w:val="-732"/>
      </w:pPr>
      <w:r>
        <w:t>}</w:t>
      </w:r>
    </w:p>
    <w:p w14:paraId="03F0556A" w14:textId="77777777" w:rsidR="00FB670B" w:rsidRDefault="00FB670B" w:rsidP="00FB670B">
      <w:pPr>
        <w:pStyle w:val="-732"/>
      </w:pPr>
    </w:p>
    <w:p w14:paraId="2335F563" w14:textId="77777777" w:rsidR="00125949" w:rsidRDefault="00125949" w:rsidP="00FB670B">
      <w:pPr>
        <w:pStyle w:val="-732"/>
      </w:pPr>
    </w:p>
    <w:p w14:paraId="6813A7E3" w14:textId="77777777" w:rsidR="00125949" w:rsidRDefault="00125949" w:rsidP="00FB670B">
      <w:pPr>
        <w:pStyle w:val="-732"/>
      </w:pPr>
    </w:p>
    <w:p w14:paraId="551C8FE6" w14:textId="77777777" w:rsidR="00125949" w:rsidRDefault="00125949" w:rsidP="00FB670B">
      <w:pPr>
        <w:pStyle w:val="-732"/>
      </w:pPr>
    </w:p>
    <w:p w14:paraId="43C93BA1" w14:textId="77777777" w:rsidR="00125949" w:rsidRDefault="00125949" w:rsidP="00FB670B">
      <w:pPr>
        <w:pStyle w:val="-732"/>
      </w:pPr>
    </w:p>
    <w:p w14:paraId="1A01577F" w14:textId="77777777" w:rsidR="00125949" w:rsidRDefault="00125949" w:rsidP="00FB670B">
      <w:pPr>
        <w:pStyle w:val="-732"/>
      </w:pPr>
    </w:p>
    <w:p w14:paraId="40866BF8" w14:textId="77777777" w:rsidR="00125949" w:rsidRDefault="00125949" w:rsidP="00FB670B">
      <w:pPr>
        <w:pStyle w:val="-732"/>
      </w:pPr>
    </w:p>
    <w:p w14:paraId="7FE8D1D8" w14:textId="77777777" w:rsidR="00125949" w:rsidRDefault="00125949" w:rsidP="00FB670B">
      <w:pPr>
        <w:pStyle w:val="-732"/>
      </w:pPr>
    </w:p>
    <w:p w14:paraId="21C759FC" w14:textId="77777777" w:rsidR="00125949" w:rsidRDefault="00125949" w:rsidP="00FB670B">
      <w:pPr>
        <w:pStyle w:val="-732"/>
      </w:pPr>
    </w:p>
    <w:p w14:paraId="77D3DE9A" w14:textId="77777777" w:rsidR="00125949" w:rsidRDefault="00125949" w:rsidP="00FB670B">
      <w:pPr>
        <w:pStyle w:val="-732"/>
      </w:pPr>
    </w:p>
    <w:p w14:paraId="160FB3C8" w14:textId="77777777" w:rsidR="00125949" w:rsidRDefault="00125949" w:rsidP="00FB670B">
      <w:pPr>
        <w:pStyle w:val="-732"/>
      </w:pPr>
    </w:p>
    <w:p w14:paraId="7370C09E" w14:textId="77777777" w:rsidR="00125949" w:rsidRDefault="00125949" w:rsidP="00FB670B">
      <w:pPr>
        <w:pStyle w:val="-732"/>
      </w:pPr>
    </w:p>
    <w:p w14:paraId="479A59BF" w14:textId="77777777" w:rsidR="00125949" w:rsidRDefault="00125949" w:rsidP="00FB670B">
      <w:pPr>
        <w:pStyle w:val="-732"/>
      </w:pPr>
    </w:p>
    <w:p w14:paraId="3609697F" w14:textId="77777777" w:rsidR="00FB670B" w:rsidRDefault="00FB670B" w:rsidP="00FB670B">
      <w:pPr>
        <w:pStyle w:val="-732"/>
      </w:pPr>
      <w:r>
        <w:lastRenderedPageBreak/>
        <w:t>/*</w:t>
      </w:r>
    </w:p>
    <w:p w14:paraId="22210A80" w14:textId="77777777" w:rsidR="00FB670B" w:rsidRDefault="00FB670B" w:rsidP="00FB670B">
      <w:pPr>
        <w:pStyle w:val="-732"/>
      </w:pPr>
      <w:r>
        <w:t xml:space="preserve">    Функция gen_matrix</w:t>
      </w:r>
    </w:p>
    <w:p w14:paraId="689C9069" w14:textId="77777777" w:rsidR="00FB670B" w:rsidRDefault="00FB670B" w:rsidP="00FB670B">
      <w:pPr>
        <w:pStyle w:val="-732"/>
      </w:pPr>
    </w:p>
    <w:p w14:paraId="595D0A06" w14:textId="77777777" w:rsidR="00FB670B" w:rsidRDefault="00FB670B" w:rsidP="00FB670B">
      <w:pPr>
        <w:pStyle w:val="-732"/>
      </w:pPr>
      <w:r>
        <w:t xml:space="preserve">    Описание: генерация матрицы размером NxN</w:t>
      </w:r>
    </w:p>
    <w:p w14:paraId="61566803" w14:textId="77777777" w:rsidR="00FB670B" w:rsidRDefault="00FB670B" w:rsidP="00FB670B">
      <w:pPr>
        <w:pStyle w:val="-732"/>
      </w:pPr>
    </w:p>
    <w:p w14:paraId="4AE12124" w14:textId="77777777" w:rsidR="00FB670B" w:rsidRDefault="00FB670B" w:rsidP="00FB670B">
      <w:pPr>
        <w:pStyle w:val="-732"/>
      </w:pPr>
      <w:r>
        <w:t xml:space="preserve">    Параметры:</w:t>
      </w:r>
    </w:p>
    <w:p w14:paraId="39C14B0E" w14:textId="77777777" w:rsidR="00FB670B" w:rsidRDefault="00FB670B" w:rsidP="00FB670B">
      <w:pPr>
        <w:pStyle w:val="-732"/>
      </w:pPr>
      <w:r>
        <w:t xml:space="preserve">        matrix - матрица для записи, тип Float**</w:t>
      </w:r>
    </w:p>
    <w:p w14:paraId="47691DEB" w14:textId="77777777" w:rsidR="00FB670B" w:rsidRDefault="00FB670B" w:rsidP="00FB670B">
      <w:pPr>
        <w:pStyle w:val="-732"/>
      </w:pPr>
      <w:r>
        <w:t xml:space="preserve">        N - размер матрицы matrix</w:t>
      </w:r>
    </w:p>
    <w:p w14:paraId="26ADA54D" w14:textId="77777777" w:rsidR="00FB670B" w:rsidRDefault="00FB670B" w:rsidP="00FB670B">
      <w:pPr>
        <w:pStyle w:val="-732"/>
      </w:pPr>
    </w:p>
    <w:p w14:paraId="6EAB4825" w14:textId="77777777" w:rsidR="00FB670B" w:rsidRDefault="00FB670B" w:rsidP="00FB670B">
      <w:pPr>
        <w:pStyle w:val="-732"/>
      </w:pPr>
      <w:r>
        <w:t xml:space="preserve">    Возвращаемое значение: нет</w:t>
      </w:r>
    </w:p>
    <w:p w14:paraId="3BFBB717" w14:textId="77777777" w:rsidR="00FB670B" w:rsidRDefault="00FB670B" w:rsidP="00FB670B">
      <w:pPr>
        <w:pStyle w:val="-732"/>
      </w:pPr>
    </w:p>
    <w:p w14:paraId="42ABCCBD" w14:textId="77777777" w:rsidR="00FB670B" w:rsidRPr="00DD00CF" w:rsidRDefault="00FB670B" w:rsidP="00FB670B">
      <w:pPr>
        <w:pStyle w:val="-732"/>
        <w:rPr>
          <w:lang w:val="en-US"/>
        </w:rPr>
      </w:pPr>
      <w:r>
        <w:t xml:space="preserve">    Внешние</w:t>
      </w:r>
      <w:r w:rsidRPr="00DD00CF">
        <w:rPr>
          <w:lang w:val="en-US"/>
        </w:rPr>
        <w:t xml:space="preserve"> </w:t>
      </w:r>
      <w:r>
        <w:t>эффекты</w:t>
      </w:r>
      <w:r w:rsidRPr="00DD00CF">
        <w:rPr>
          <w:lang w:val="en-US"/>
        </w:rPr>
        <w:t xml:space="preserve">: </w:t>
      </w:r>
      <w:r>
        <w:t>нет</w:t>
      </w:r>
    </w:p>
    <w:p w14:paraId="53DA514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796C790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void gen_matrix(Float* &amp;matrix, int N)</w:t>
      </w:r>
    </w:p>
    <w:p w14:paraId="516C5E9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45754DF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boost::random::mt19937 rng;                                        </w:t>
      </w:r>
    </w:p>
    <w:p w14:paraId="403D2D1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boost::random::uniform_real_distribution &lt;Float&gt; gen(0.0, 10000000.0);</w:t>
      </w:r>
    </w:p>
    <w:p w14:paraId="05F87B5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matrix = new Float[N * N];</w:t>
      </w:r>
    </w:p>
    <w:p w14:paraId="28A08F3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N; i++)</w:t>
      </w:r>
    </w:p>
    <w:p w14:paraId="32A356A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3F3FE91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for (int j = 0; j &lt; N; j++)</w:t>
      </w:r>
    </w:p>
    <w:p w14:paraId="11DDAF1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00938EE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matrix[i * N + j] = gen(rng);</w:t>
      </w:r>
    </w:p>
    <w:p w14:paraId="37DE0391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    </w:t>
      </w:r>
      <w:r>
        <w:t>}</w:t>
      </w:r>
    </w:p>
    <w:p w14:paraId="5B3BAEBD" w14:textId="77777777" w:rsidR="00FB670B" w:rsidRDefault="00FB670B" w:rsidP="00FB670B">
      <w:pPr>
        <w:pStyle w:val="-732"/>
      </w:pPr>
      <w:r>
        <w:t xml:space="preserve">    }</w:t>
      </w:r>
    </w:p>
    <w:p w14:paraId="1BAB5E88" w14:textId="77777777" w:rsidR="00FB670B" w:rsidRDefault="00FB670B" w:rsidP="00FB670B">
      <w:pPr>
        <w:pStyle w:val="-732"/>
      </w:pPr>
      <w:r>
        <w:t>}</w:t>
      </w:r>
    </w:p>
    <w:p w14:paraId="18564107" w14:textId="77777777" w:rsidR="00FB670B" w:rsidRDefault="00FB670B" w:rsidP="00FB670B">
      <w:pPr>
        <w:pStyle w:val="-732"/>
      </w:pPr>
    </w:p>
    <w:p w14:paraId="4009772B" w14:textId="77777777" w:rsidR="00FB670B" w:rsidRDefault="00FB670B" w:rsidP="00FB670B">
      <w:pPr>
        <w:pStyle w:val="-732"/>
      </w:pPr>
      <w:r>
        <w:t>/*</w:t>
      </w:r>
    </w:p>
    <w:p w14:paraId="462D8D5A" w14:textId="77777777" w:rsidR="00FB670B" w:rsidRDefault="00FB670B" w:rsidP="00FB670B">
      <w:pPr>
        <w:pStyle w:val="-732"/>
      </w:pPr>
      <w:r>
        <w:t xml:space="preserve">    Функция get_new_arr</w:t>
      </w:r>
    </w:p>
    <w:p w14:paraId="5C94A2A4" w14:textId="77777777" w:rsidR="00FB670B" w:rsidRDefault="00FB670B" w:rsidP="00FB670B">
      <w:pPr>
        <w:pStyle w:val="-732"/>
      </w:pPr>
    </w:p>
    <w:p w14:paraId="4D304B76" w14:textId="77777777" w:rsidR="00FB670B" w:rsidRDefault="00FB670B" w:rsidP="00FB670B">
      <w:pPr>
        <w:pStyle w:val="-732"/>
      </w:pPr>
      <w:r>
        <w:t xml:space="preserve">    Описание: создает новый массив из исходного массива</w:t>
      </w:r>
    </w:p>
    <w:p w14:paraId="50CBDE8F" w14:textId="77777777" w:rsidR="00FB670B" w:rsidRDefault="00FB670B" w:rsidP="00FB670B">
      <w:pPr>
        <w:pStyle w:val="-732"/>
      </w:pPr>
    </w:p>
    <w:p w14:paraId="3825F4FB" w14:textId="77777777" w:rsidR="00FB670B" w:rsidRDefault="00FB670B" w:rsidP="00FB670B">
      <w:pPr>
        <w:pStyle w:val="-732"/>
      </w:pPr>
      <w:r>
        <w:t xml:space="preserve">    Параметры:</w:t>
      </w:r>
    </w:p>
    <w:p w14:paraId="233423A4" w14:textId="77777777" w:rsidR="00FB670B" w:rsidRDefault="00FB670B" w:rsidP="00FB670B">
      <w:pPr>
        <w:pStyle w:val="-732"/>
      </w:pPr>
      <w:r>
        <w:t xml:space="preserve">        а - исходный массив, тип Float*</w:t>
      </w:r>
    </w:p>
    <w:p w14:paraId="224817FB" w14:textId="77777777" w:rsidR="00FB670B" w:rsidRDefault="00FB670B" w:rsidP="00FB670B">
      <w:pPr>
        <w:pStyle w:val="-732"/>
      </w:pPr>
      <w:r>
        <w:t xml:space="preserve">        new_a - новый массив, тип Float*</w:t>
      </w:r>
    </w:p>
    <w:p w14:paraId="42CCC403" w14:textId="77777777" w:rsidR="00FB670B" w:rsidRDefault="00FB670B" w:rsidP="00FB670B">
      <w:pPr>
        <w:pStyle w:val="-732"/>
      </w:pPr>
      <w:r>
        <w:t xml:space="preserve">        start_ind - стартовый индекс, тип int</w:t>
      </w:r>
    </w:p>
    <w:p w14:paraId="44887A09" w14:textId="77777777" w:rsidR="00FB670B" w:rsidRDefault="00FB670B" w:rsidP="00FB670B">
      <w:pPr>
        <w:pStyle w:val="-732"/>
      </w:pPr>
      <w:r>
        <w:t xml:space="preserve">        end_ind - конечный инедкс, тип int</w:t>
      </w:r>
    </w:p>
    <w:p w14:paraId="42BE8808" w14:textId="77777777" w:rsidR="00FB670B" w:rsidRDefault="00FB670B" w:rsidP="00FB670B">
      <w:pPr>
        <w:pStyle w:val="-732"/>
      </w:pPr>
      <w:r>
        <w:t xml:space="preserve">    </w:t>
      </w:r>
    </w:p>
    <w:p w14:paraId="22756FCD" w14:textId="77777777" w:rsidR="00FB670B" w:rsidRDefault="00FB670B" w:rsidP="00FB670B">
      <w:pPr>
        <w:pStyle w:val="-732"/>
      </w:pPr>
      <w:r>
        <w:t xml:space="preserve">    Возвращаемое значение: нет</w:t>
      </w:r>
    </w:p>
    <w:p w14:paraId="0E4EDD99" w14:textId="77777777" w:rsidR="00FB670B" w:rsidRDefault="00FB670B" w:rsidP="00FB670B">
      <w:pPr>
        <w:pStyle w:val="-732"/>
      </w:pPr>
    </w:p>
    <w:p w14:paraId="0297ED0F" w14:textId="77777777" w:rsidR="00FB670B" w:rsidRDefault="00FB670B" w:rsidP="00FB670B">
      <w:pPr>
        <w:pStyle w:val="-732"/>
      </w:pPr>
      <w:r>
        <w:t xml:space="preserve">    Внешние эффекты: нет</w:t>
      </w:r>
    </w:p>
    <w:p w14:paraId="196E0DF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2E19F148" w14:textId="77777777" w:rsidR="00FB670B" w:rsidRPr="00DD00CF" w:rsidRDefault="00FB670B" w:rsidP="00FB670B">
      <w:pPr>
        <w:pStyle w:val="-732"/>
        <w:rPr>
          <w:lang w:val="en-US"/>
        </w:rPr>
      </w:pPr>
    </w:p>
    <w:p w14:paraId="344A250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void get_new_arr(Float* a, Float* &amp;new_a, int start_ind, int end_ind)</w:t>
      </w:r>
    </w:p>
    <w:p w14:paraId="1B7A8D0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4780199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new_a = new Float[end_ind];</w:t>
      </w:r>
    </w:p>
    <w:p w14:paraId="1862482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pos = 0;</w:t>
      </w:r>
    </w:p>
    <w:p w14:paraId="0D764CD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start_ind; i &lt; end_ind; i++)</w:t>
      </w:r>
    </w:p>
    <w:p w14:paraId="0E6EC40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4A63E86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new_a[pos++] = a[i];</w:t>
      </w:r>
    </w:p>
    <w:p w14:paraId="75D8CFA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lastRenderedPageBreak/>
        <w:t xml:space="preserve">    }</w:t>
      </w:r>
    </w:p>
    <w:p w14:paraId="19A21D2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}</w:t>
      </w:r>
    </w:p>
    <w:p w14:paraId="444B224D" w14:textId="77777777" w:rsidR="00125949" w:rsidRPr="00DD00CF" w:rsidRDefault="00125949" w:rsidP="00FB670B">
      <w:pPr>
        <w:pStyle w:val="-732"/>
        <w:rPr>
          <w:lang w:val="en-US"/>
        </w:rPr>
      </w:pPr>
      <w:bookmarkStart w:id="22" w:name="_GoBack"/>
      <w:bookmarkEnd w:id="22"/>
    </w:p>
    <w:p w14:paraId="1BE6AF5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/*</w:t>
      </w:r>
    </w:p>
    <w:p w14:paraId="7BE07C7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</w:t>
      </w:r>
      <w:r>
        <w:t>Функция</w:t>
      </w:r>
      <w:r w:rsidRPr="00DD00CF">
        <w:rPr>
          <w:lang w:val="en-US"/>
        </w:rPr>
        <w:t xml:space="preserve"> mult_matrix</w:t>
      </w:r>
    </w:p>
    <w:p w14:paraId="6E147484" w14:textId="77777777" w:rsidR="00FB670B" w:rsidRPr="00DD00CF" w:rsidRDefault="00FB670B" w:rsidP="00FB670B">
      <w:pPr>
        <w:pStyle w:val="-732"/>
        <w:rPr>
          <w:lang w:val="en-US"/>
        </w:rPr>
      </w:pPr>
    </w:p>
    <w:p w14:paraId="21C6D348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 xml:space="preserve">Описание: параллельно перемножает матрицы </w:t>
      </w:r>
    </w:p>
    <w:p w14:paraId="63A43736" w14:textId="77777777" w:rsidR="00FB670B" w:rsidRDefault="00FB670B" w:rsidP="00FB670B">
      <w:pPr>
        <w:pStyle w:val="-732"/>
      </w:pPr>
      <w:r>
        <w:t xml:space="preserve">                со сверхбольшими числами</w:t>
      </w:r>
    </w:p>
    <w:p w14:paraId="2DE70C74" w14:textId="77777777" w:rsidR="00FB670B" w:rsidRDefault="00FB670B" w:rsidP="00FB670B">
      <w:pPr>
        <w:pStyle w:val="-732"/>
      </w:pPr>
    </w:p>
    <w:p w14:paraId="13D57EF5" w14:textId="77777777" w:rsidR="00FB670B" w:rsidRDefault="00FB670B" w:rsidP="00FB670B">
      <w:pPr>
        <w:pStyle w:val="-732"/>
      </w:pPr>
      <w:r>
        <w:t xml:space="preserve">    Параметры:</w:t>
      </w:r>
    </w:p>
    <w:p w14:paraId="0074350E" w14:textId="77777777" w:rsidR="00FB670B" w:rsidRDefault="00FB670B" w:rsidP="00FB670B">
      <w:pPr>
        <w:pStyle w:val="-732"/>
      </w:pPr>
      <w:r>
        <w:t xml:space="preserve">        А - первая матрица, тип Float**</w:t>
      </w:r>
    </w:p>
    <w:p w14:paraId="05240878" w14:textId="77777777" w:rsidR="00FB670B" w:rsidRDefault="00FB670B" w:rsidP="00FB670B">
      <w:pPr>
        <w:pStyle w:val="-732"/>
      </w:pPr>
      <w:r>
        <w:t xml:space="preserve">        B - вторая матрица, тип Float**</w:t>
      </w:r>
    </w:p>
    <w:p w14:paraId="5265A7C7" w14:textId="77777777" w:rsidR="00FB670B" w:rsidRDefault="00FB670B" w:rsidP="00FB670B">
      <w:pPr>
        <w:pStyle w:val="-732"/>
      </w:pPr>
      <w:r>
        <w:t xml:space="preserve">        С - результирующая матрица, тип Float**</w:t>
      </w:r>
    </w:p>
    <w:p w14:paraId="20E26DDF" w14:textId="77777777" w:rsidR="00FB670B" w:rsidRDefault="00FB670B" w:rsidP="00FB670B">
      <w:pPr>
        <w:pStyle w:val="-732"/>
      </w:pPr>
      <w:r>
        <w:t xml:space="preserve">        N - размерность матриц, тип int</w:t>
      </w:r>
    </w:p>
    <w:p w14:paraId="299DBFCE" w14:textId="77777777" w:rsidR="00FB670B" w:rsidRDefault="00FB670B" w:rsidP="00FB670B">
      <w:pPr>
        <w:pStyle w:val="-732"/>
      </w:pPr>
      <w:r>
        <w:t xml:space="preserve">        thread_num - число потоков, тип int</w:t>
      </w:r>
    </w:p>
    <w:p w14:paraId="23D419BB" w14:textId="77777777" w:rsidR="00FB670B" w:rsidRDefault="00FB670B" w:rsidP="00FB670B">
      <w:pPr>
        <w:pStyle w:val="-732"/>
      </w:pPr>
    </w:p>
    <w:p w14:paraId="1AEBD0E2" w14:textId="77777777" w:rsidR="00FB670B" w:rsidRDefault="00FB670B" w:rsidP="00FB670B">
      <w:pPr>
        <w:pStyle w:val="-732"/>
      </w:pPr>
      <w:r>
        <w:t xml:space="preserve">    Возвращаемое значение: нет</w:t>
      </w:r>
    </w:p>
    <w:p w14:paraId="63B93F8C" w14:textId="77777777" w:rsidR="00FB670B" w:rsidRDefault="00FB670B" w:rsidP="00FB670B">
      <w:pPr>
        <w:pStyle w:val="-732"/>
      </w:pPr>
    </w:p>
    <w:p w14:paraId="54C7C8B5" w14:textId="77777777" w:rsidR="00FB670B" w:rsidRDefault="00FB670B" w:rsidP="00FB670B">
      <w:pPr>
        <w:pStyle w:val="-732"/>
      </w:pPr>
      <w:r>
        <w:t xml:space="preserve">    Внешние эффекты: нет</w:t>
      </w:r>
    </w:p>
    <w:p w14:paraId="0F6BA25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2F3FD499" w14:textId="77777777" w:rsidR="00FB670B" w:rsidRPr="00DD00CF" w:rsidRDefault="00FB670B" w:rsidP="00FB670B">
      <w:pPr>
        <w:pStyle w:val="-732"/>
        <w:rPr>
          <w:lang w:val="en-US"/>
        </w:rPr>
      </w:pPr>
    </w:p>
    <w:p w14:paraId="3ECBC82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void mult_matrix(Float* A, Float* B, Float* &amp;C, int N, int threads_num)</w:t>
      </w:r>
    </w:p>
    <w:p w14:paraId="2AC9459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067FCD7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block;</w:t>
      </w:r>
    </w:p>
    <w:p w14:paraId="6FFACBC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omp_set_num_threads(threads_num);</w:t>
      </w:r>
    </w:p>
    <w:p w14:paraId="0368D1A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#pragma omp parallel private(block) shared(A, B, C)</w:t>
      </w:r>
    </w:p>
    <w:p w14:paraId="673F182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7A8F7ED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int step, i1, j1;</w:t>
      </w:r>
    </w:p>
    <w:p w14:paraId="6E02E28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int m = sqrt(threads_num);</w:t>
      </w:r>
    </w:p>
    <w:p w14:paraId="7FB9A48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int th_ID = omp_get_thread_num();</w:t>
      </w:r>
    </w:p>
    <w:p w14:paraId="0FE95AC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i1 = th_ID / m;</w:t>
      </w:r>
    </w:p>
    <w:p w14:paraId="064D7E9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j1 = th_ID % m;</w:t>
      </w:r>
    </w:p>
    <w:p w14:paraId="65FEDE1E" w14:textId="77777777" w:rsidR="00FB670B" w:rsidRPr="00DD00CF" w:rsidRDefault="00FB670B" w:rsidP="00FB670B">
      <w:pPr>
        <w:pStyle w:val="-732"/>
        <w:rPr>
          <w:lang w:val="en-US"/>
        </w:rPr>
      </w:pPr>
    </w:p>
    <w:p w14:paraId="7D9C0E9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Float* new_A;</w:t>
      </w:r>
    </w:p>
    <w:p w14:paraId="66E9CEE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Float* new_B;</w:t>
      </w:r>
    </w:p>
    <w:p w14:paraId="32B3C93D" w14:textId="77777777" w:rsidR="00FB670B" w:rsidRPr="00DD00CF" w:rsidRDefault="00FB670B" w:rsidP="00FB670B">
      <w:pPr>
        <w:pStyle w:val="-732"/>
        <w:rPr>
          <w:lang w:val="en-US"/>
        </w:rPr>
      </w:pPr>
    </w:p>
    <w:p w14:paraId="363C080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for (block = 0; block &lt; m; block++)</w:t>
      </w:r>
    </w:p>
    <w:p w14:paraId="380C800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52979E8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int part1 = (N * i1 + ((i1 + block) % m)) * (N / m);</w:t>
      </w:r>
    </w:p>
    <w:p w14:paraId="1DAA483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int part2 = (N * ((i1 + block) % m) + j1) * (N / m);</w:t>
      </w:r>
    </w:p>
    <w:p w14:paraId="28A01F6C" w14:textId="4C715AC8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get_new_arr(A, new_A, part1, N * N); </w:t>
      </w:r>
    </w:p>
    <w:p w14:paraId="21E23EBD" w14:textId="35E9265C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get_n</w:t>
      </w:r>
      <w:r w:rsidR="00125949">
        <w:rPr>
          <w:lang w:val="en-US"/>
        </w:rPr>
        <w:t>ew_arr(B, new_B, part2, N * N);</w:t>
      </w:r>
    </w:p>
    <w:p w14:paraId="7F8D9D9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for (int i = 0; i &lt; N / m; i++)</w:t>
      </w:r>
    </w:p>
    <w:p w14:paraId="76E3AE4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{</w:t>
      </w:r>
    </w:p>
    <w:p w14:paraId="17A0CBF5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for (int j = 0; j &lt; N / m; j++)</w:t>
      </w:r>
    </w:p>
    <w:p w14:paraId="0EBD2F7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{</w:t>
      </w:r>
    </w:p>
    <w:p w14:paraId="0AD31B0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    for (step = 0; step &lt; N / m; step++)</w:t>
      </w:r>
    </w:p>
    <w:p w14:paraId="31BED050" w14:textId="77777777" w:rsid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            C[i * N + j] += (new_A[i * N + step] *</w:t>
      </w:r>
    </w:p>
    <w:p w14:paraId="5FC004B3" w14:textId="004A579F" w:rsidR="00FB670B" w:rsidRPr="00DD00CF" w:rsidRDefault="00FB670B" w:rsidP="00125949">
      <w:pPr>
        <w:pStyle w:val="-732"/>
        <w:ind w:left="5664"/>
        <w:rPr>
          <w:lang w:val="en-US"/>
        </w:rPr>
      </w:pPr>
      <w:r w:rsidRPr="00DD00CF">
        <w:rPr>
          <w:lang w:val="en-US"/>
        </w:rPr>
        <w:t xml:space="preserve"> new_B[step * N + j]);</w:t>
      </w:r>
    </w:p>
    <w:p w14:paraId="64813339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            </w:t>
      </w:r>
      <w:r>
        <w:t>}</w:t>
      </w:r>
    </w:p>
    <w:p w14:paraId="4B96F6A3" w14:textId="77777777" w:rsidR="00FB670B" w:rsidRDefault="00FB670B" w:rsidP="00FB670B">
      <w:pPr>
        <w:pStyle w:val="-732"/>
      </w:pPr>
      <w:r>
        <w:t xml:space="preserve">            }</w:t>
      </w:r>
    </w:p>
    <w:p w14:paraId="79809863" w14:textId="77777777" w:rsidR="00FB670B" w:rsidRDefault="00FB670B" w:rsidP="00FB670B">
      <w:pPr>
        <w:pStyle w:val="-732"/>
      </w:pPr>
      <w:r>
        <w:lastRenderedPageBreak/>
        <w:t xml:space="preserve">        }</w:t>
      </w:r>
    </w:p>
    <w:p w14:paraId="5563119D" w14:textId="77777777" w:rsidR="00FB670B" w:rsidRDefault="00FB670B" w:rsidP="00FB670B">
      <w:pPr>
        <w:pStyle w:val="-732"/>
      </w:pPr>
      <w:r>
        <w:t xml:space="preserve">    }</w:t>
      </w:r>
    </w:p>
    <w:p w14:paraId="54A7936B" w14:textId="77777777" w:rsidR="00FB670B" w:rsidRDefault="00FB670B" w:rsidP="00FB670B">
      <w:pPr>
        <w:pStyle w:val="-732"/>
      </w:pPr>
      <w:r>
        <w:t>}</w:t>
      </w:r>
    </w:p>
    <w:p w14:paraId="3BCF527A" w14:textId="77777777" w:rsidR="00FB670B" w:rsidRDefault="00FB670B" w:rsidP="00FB670B">
      <w:pPr>
        <w:pStyle w:val="-732"/>
      </w:pPr>
    </w:p>
    <w:p w14:paraId="1B9BEDA9" w14:textId="77777777" w:rsidR="00FB670B" w:rsidRDefault="00FB670B" w:rsidP="00FB670B">
      <w:pPr>
        <w:pStyle w:val="-732"/>
      </w:pPr>
      <w:r>
        <w:t>/*</w:t>
      </w:r>
    </w:p>
    <w:p w14:paraId="47F92FFB" w14:textId="77777777" w:rsidR="00FB670B" w:rsidRDefault="00FB670B" w:rsidP="00FB670B">
      <w:pPr>
        <w:pStyle w:val="-732"/>
      </w:pPr>
      <w:r>
        <w:t xml:space="preserve">    Функция print_result_matrix</w:t>
      </w:r>
    </w:p>
    <w:p w14:paraId="3DB283E1" w14:textId="77777777" w:rsidR="00FB670B" w:rsidRDefault="00FB670B" w:rsidP="00FB670B">
      <w:pPr>
        <w:pStyle w:val="-732"/>
      </w:pPr>
    </w:p>
    <w:p w14:paraId="047A2476" w14:textId="77777777" w:rsidR="00FB670B" w:rsidRDefault="00FB670B" w:rsidP="00FB670B">
      <w:pPr>
        <w:pStyle w:val="-732"/>
      </w:pPr>
      <w:r>
        <w:t xml:space="preserve">    Описание: выводит в стандартный поток вывода матрицу,</w:t>
      </w:r>
    </w:p>
    <w:p w14:paraId="5CD56E8D" w14:textId="66730B82" w:rsidR="00FB670B" w:rsidRDefault="00FB670B" w:rsidP="00FB670B">
      <w:pPr>
        <w:pStyle w:val="-732"/>
      </w:pPr>
      <w:r>
        <w:t xml:space="preserve">        </w:t>
      </w:r>
      <w:r w:rsidR="00C04126">
        <w:tab/>
        <w:t xml:space="preserve">    </w:t>
      </w:r>
      <w:r>
        <w:t>полученную в результате перемножения двух других</w:t>
      </w:r>
    </w:p>
    <w:p w14:paraId="02FEED18" w14:textId="77777777" w:rsidR="00FB670B" w:rsidRDefault="00FB670B" w:rsidP="00FB670B">
      <w:pPr>
        <w:pStyle w:val="-732"/>
      </w:pPr>
      <w:r>
        <w:t xml:space="preserve">    </w:t>
      </w:r>
    </w:p>
    <w:p w14:paraId="08DA6B58" w14:textId="77777777" w:rsidR="00FB670B" w:rsidRDefault="00FB670B" w:rsidP="00FB670B">
      <w:pPr>
        <w:pStyle w:val="-732"/>
      </w:pPr>
      <w:r>
        <w:t xml:space="preserve">    Параметры:</w:t>
      </w:r>
    </w:p>
    <w:p w14:paraId="3E54B63C" w14:textId="77777777" w:rsidR="00FB670B" w:rsidRDefault="00FB670B" w:rsidP="00FB670B">
      <w:pPr>
        <w:pStyle w:val="-732"/>
      </w:pPr>
      <w:r>
        <w:t xml:space="preserve">        matrix - искомая матрица для вывода, тип Float*</w:t>
      </w:r>
    </w:p>
    <w:p w14:paraId="52DFED29" w14:textId="77777777" w:rsidR="00FB670B" w:rsidRDefault="00FB670B" w:rsidP="00FB670B">
      <w:pPr>
        <w:pStyle w:val="-732"/>
      </w:pPr>
      <w:r>
        <w:t xml:space="preserve">        N - размерность матрицы</w:t>
      </w:r>
    </w:p>
    <w:p w14:paraId="739A127C" w14:textId="77777777" w:rsidR="00FB670B" w:rsidRDefault="00FB670B" w:rsidP="00FB670B">
      <w:pPr>
        <w:pStyle w:val="-732"/>
      </w:pPr>
      <w:r>
        <w:t xml:space="preserve">    </w:t>
      </w:r>
    </w:p>
    <w:p w14:paraId="78C42205" w14:textId="40E24F2E" w:rsidR="00FB670B" w:rsidRDefault="00FB670B" w:rsidP="00FB670B">
      <w:pPr>
        <w:pStyle w:val="-732"/>
      </w:pPr>
      <w:r>
        <w:t xml:space="preserve">    Внешние эффекты:</w:t>
      </w:r>
      <w:r w:rsidR="000271A7">
        <w:t xml:space="preserve"> </w:t>
      </w:r>
      <w:r>
        <w:t>нет</w:t>
      </w:r>
    </w:p>
    <w:p w14:paraId="175A0724" w14:textId="77777777" w:rsidR="00FB670B" w:rsidRDefault="00FB670B" w:rsidP="00FB670B">
      <w:pPr>
        <w:pStyle w:val="-732"/>
      </w:pPr>
    </w:p>
    <w:p w14:paraId="73D0A427" w14:textId="2E71EF0E" w:rsidR="00FB670B" w:rsidRPr="00256310" w:rsidRDefault="00FB670B" w:rsidP="00FB670B">
      <w:pPr>
        <w:pStyle w:val="-732"/>
        <w:rPr>
          <w:lang w:val="en-US"/>
        </w:rPr>
      </w:pPr>
      <w:r>
        <w:t xml:space="preserve">    Возвращаемое</w:t>
      </w:r>
      <w:r w:rsidRPr="00256310">
        <w:rPr>
          <w:lang w:val="en-US"/>
        </w:rPr>
        <w:t xml:space="preserve"> </w:t>
      </w:r>
      <w:r>
        <w:t>з</w:t>
      </w:r>
      <w:r w:rsidR="00DC612C">
        <w:t>на</w:t>
      </w:r>
      <w:r>
        <w:t>чение</w:t>
      </w:r>
      <w:r w:rsidRPr="00256310">
        <w:rPr>
          <w:lang w:val="en-US"/>
        </w:rPr>
        <w:t xml:space="preserve">: </w:t>
      </w:r>
      <w:r>
        <w:t>нет</w:t>
      </w:r>
    </w:p>
    <w:p w14:paraId="26364F3A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*/</w:t>
      </w:r>
    </w:p>
    <w:p w14:paraId="0C8A1CA5" w14:textId="77777777" w:rsidR="00FB670B" w:rsidRPr="00DD00CF" w:rsidRDefault="00FB670B" w:rsidP="00FB670B">
      <w:pPr>
        <w:pStyle w:val="-732"/>
        <w:rPr>
          <w:lang w:val="en-US"/>
        </w:rPr>
      </w:pPr>
    </w:p>
    <w:p w14:paraId="29799EB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void print_result_matrix(Float* matrix, int N)</w:t>
      </w:r>
    </w:p>
    <w:p w14:paraId="39CB865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4FEE5F1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for (int i = 0; i &lt; N; i++)</w:t>
      </w:r>
    </w:p>
    <w:p w14:paraId="06C4111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2AD05741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for (int j = 0; j &lt; N; j++)</w:t>
      </w:r>
    </w:p>
    <w:p w14:paraId="15B01F6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{</w:t>
      </w:r>
    </w:p>
    <w:p w14:paraId="620B810E" w14:textId="77777777" w:rsidR="00125949" w:rsidRDefault="00125949" w:rsidP="00FB670B">
      <w:pPr>
        <w:pStyle w:val="-732"/>
        <w:rPr>
          <w:lang w:val="en-US"/>
        </w:rPr>
      </w:pPr>
      <w:r>
        <w:rPr>
          <w:lang w:val="en-US"/>
        </w:rPr>
        <w:t xml:space="preserve">            cout &lt;&lt;</w:t>
      </w:r>
    </w:p>
    <w:p w14:paraId="3D0D72CA" w14:textId="1B7932C3" w:rsidR="00125949" w:rsidRDefault="00125949" w:rsidP="00125949">
      <w:pPr>
        <w:pStyle w:val="-732"/>
        <w:ind w:left="2124"/>
        <w:rPr>
          <w:lang w:val="en-US"/>
        </w:rPr>
      </w:pPr>
      <w:r w:rsidRPr="00125949">
        <w:rPr>
          <w:lang w:val="en-US"/>
        </w:rPr>
        <w:t xml:space="preserve">  </w:t>
      </w:r>
      <w:r w:rsidR="00FB670B" w:rsidRPr="00DD00CF">
        <w:rPr>
          <w:lang w:val="en-US"/>
        </w:rPr>
        <w:t xml:space="preserve">setprecision(numeric_limits&lt;Float&gt;::digits10) </w:t>
      </w:r>
    </w:p>
    <w:p w14:paraId="711ABDB9" w14:textId="47E79CDA" w:rsidR="00FB670B" w:rsidRPr="00DD00CF" w:rsidRDefault="00125949" w:rsidP="00125949">
      <w:pPr>
        <w:pStyle w:val="-732"/>
        <w:ind w:left="2124"/>
        <w:rPr>
          <w:lang w:val="en-US"/>
        </w:rPr>
      </w:pPr>
      <w:r w:rsidRPr="00125949">
        <w:rPr>
          <w:lang w:val="en-US"/>
        </w:rPr>
        <w:t xml:space="preserve">  </w:t>
      </w:r>
      <w:r w:rsidR="00FB670B" w:rsidRPr="00DD00CF">
        <w:rPr>
          <w:lang w:val="en-US"/>
        </w:rPr>
        <w:t>&lt;&lt; matrix[i * N + j] &lt;&lt; " ";</w:t>
      </w:r>
    </w:p>
    <w:p w14:paraId="29ED445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}</w:t>
      </w:r>
    </w:p>
    <w:p w14:paraId="0E647BD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cout &lt;&lt; endl;</w:t>
      </w:r>
    </w:p>
    <w:p w14:paraId="3FEF37E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5740621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}</w:t>
      </w:r>
    </w:p>
    <w:p w14:paraId="5C012ADB" w14:textId="77777777" w:rsidR="00FB670B" w:rsidRPr="00DD00CF" w:rsidRDefault="00FB670B" w:rsidP="00FB670B">
      <w:pPr>
        <w:pStyle w:val="-732"/>
        <w:rPr>
          <w:lang w:val="en-US"/>
        </w:rPr>
      </w:pPr>
    </w:p>
    <w:p w14:paraId="33D60D7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int main (int argc, char** argv)</w:t>
      </w:r>
    </w:p>
    <w:p w14:paraId="35CF7C6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>{</w:t>
      </w:r>
    </w:p>
    <w:p w14:paraId="73E3492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(argc != 4)</w:t>
      </w:r>
    </w:p>
    <w:p w14:paraId="717AA56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09273AE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cerr &lt;&lt; "Wrong number of parameters" &lt;&lt; endl;</w:t>
      </w:r>
    </w:p>
    <w:p w14:paraId="410B807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exit(EXIT_FAILURE);</w:t>
      </w:r>
    </w:p>
    <w:p w14:paraId="714C392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143AA5C1" w14:textId="77777777" w:rsidR="00FB670B" w:rsidRPr="00DD00CF" w:rsidRDefault="00FB670B" w:rsidP="00FB670B">
      <w:pPr>
        <w:pStyle w:val="-732"/>
        <w:rPr>
          <w:lang w:val="en-US"/>
        </w:rPr>
      </w:pPr>
    </w:p>
    <w:p w14:paraId="28F5A353" w14:textId="77777777" w:rsidR="00FB670B" w:rsidRPr="006411AE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double</w:t>
      </w:r>
      <w:r w:rsidRPr="006411AE">
        <w:rPr>
          <w:lang w:val="en-US"/>
        </w:rPr>
        <w:t xml:space="preserve"> </w:t>
      </w:r>
      <w:r w:rsidRPr="00DD00CF">
        <w:rPr>
          <w:lang w:val="en-US"/>
        </w:rPr>
        <w:t>time</w:t>
      </w:r>
      <w:r w:rsidRPr="006411AE">
        <w:rPr>
          <w:lang w:val="en-US"/>
        </w:rPr>
        <w:t xml:space="preserve">1, </w:t>
      </w:r>
      <w:r w:rsidRPr="00DD00CF">
        <w:rPr>
          <w:lang w:val="en-US"/>
        </w:rPr>
        <w:t>time</w:t>
      </w:r>
      <w:r w:rsidRPr="006411AE">
        <w:rPr>
          <w:lang w:val="en-US"/>
        </w:rPr>
        <w:t xml:space="preserve">2; // </w:t>
      </w:r>
      <w:r>
        <w:t>для</w:t>
      </w:r>
      <w:r w:rsidRPr="006411AE">
        <w:rPr>
          <w:lang w:val="en-US"/>
        </w:rPr>
        <w:t xml:space="preserve"> </w:t>
      </w:r>
      <w:r>
        <w:t>замера</w:t>
      </w:r>
      <w:r w:rsidRPr="006411AE">
        <w:rPr>
          <w:lang w:val="en-US"/>
        </w:rPr>
        <w:t xml:space="preserve"> </w:t>
      </w:r>
      <w:r>
        <w:t>времени</w:t>
      </w:r>
    </w:p>
    <w:p w14:paraId="72876231" w14:textId="77777777" w:rsidR="00FB670B" w:rsidRPr="00DD00CF" w:rsidRDefault="00FB670B" w:rsidP="00FB670B">
      <w:pPr>
        <w:pStyle w:val="-732"/>
        <w:rPr>
          <w:lang w:val="en-US"/>
        </w:rPr>
      </w:pPr>
      <w:r w:rsidRPr="006411AE">
        <w:rPr>
          <w:lang w:val="en-US"/>
        </w:rPr>
        <w:t xml:space="preserve">    </w:t>
      </w:r>
      <w:r w:rsidRPr="00DD00CF">
        <w:rPr>
          <w:lang w:val="en-US"/>
        </w:rPr>
        <w:t xml:space="preserve">int num_threads; </w:t>
      </w:r>
    </w:p>
    <w:p w14:paraId="4ECEF71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int N; // </w:t>
      </w:r>
      <w:r>
        <w:t>размер</w:t>
      </w:r>
      <w:r w:rsidRPr="00DD00CF">
        <w:rPr>
          <w:lang w:val="en-US"/>
        </w:rPr>
        <w:t xml:space="preserve"> </w:t>
      </w:r>
      <w:r>
        <w:t>матрицы</w:t>
      </w:r>
    </w:p>
    <w:p w14:paraId="74EA5950" w14:textId="77777777" w:rsidR="00FB670B" w:rsidRDefault="00FB670B" w:rsidP="00FB670B">
      <w:pPr>
        <w:pStyle w:val="-732"/>
      </w:pPr>
      <w:r w:rsidRPr="00DD00CF">
        <w:rPr>
          <w:lang w:val="en-US"/>
        </w:rPr>
        <w:t xml:space="preserve">    </w:t>
      </w:r>
      <w:r>
        <w:t>char* endptr; // для записи ошибки</w:t>
      </w:r>
    </w:p>
    <w:p w14:paraId="5D714D18" w14:textId="77777777" w:rsidR="00FB670B" w:rsidRDefault="00FB670B" w:rsidP="00FB670B">
      <w:pPr>
        <w:pStyle w:val="-732"/>
      </w:pPr>
      <w:r>
        <w:t xml:space="preserve">    // матрицы А и В - для перемножения:</w:t>
      </w:r>
    </w:p>
    <w:p w14:paraId="5EA77572" w14:textId="77777777" w:rsidR="00FB670B" w:rsidRDefault="00FB670B" w:rsidP="00FB670B">
      <w:pPr>
        <w:pStyle w:val="-732"/>
      </w:pPr>
      <w:r>
        <w:t xml:space="preserve">    Float* A;</w:t>
      </w:r>
    </w:p>
    <w:p w14:paraId="59518D8C" w14:textId="77777777" w:rsidR="00FB670B" w:rsidRDefault="00FB670B" w:rsidP="00FB670B">
      <w:pPr>
        <w:pStyle w:val="-732"/>
      </w:pPr>
      <w:r>
        <w:t xml:space="preserve">    Float* B;</w:t>
      </w:r>
    </w:p>
    <w:p w14:paraId="28B02CB8" w14:textId="77777777" w:rsidR="00FB670B" w:rsidRDefault="00FB670B" w:rsidP="00FB670B">
      <w:pPr>
        <w:pStyle w:val="-732"/>
      </w:pPr>
      <w:r>
        <w:t xml:space="preserve">    // результат перемножения:</w:t>
      </w:r>
    </w:p>
    <w:p w14:paraId="09B06829" w14:textId="77777777" w:rsidR="00FB670B" w:rsidRPr="00DD00CF" w:rsidRDefault="00FB670B" w:rsidP="00FB670B">
      <w:pPr>
        <w:pStyle w:val="-732"/>
        <w:rPr>
          <w:lang w:val="en-US"/>
        </w:rPr>
      </w:pPr>
      <w:r>
        <w:t xml:space="preserve">    </w:t>
      </w:r>
      <w:r w:rsidRPr="00DD00CF">
        <w:rPr>
          <w:lang w:val="en-US"/>
        </w:rPr>
        <w:t>Float* C;</w:t>
      </w:r>
    </w:p>
    <w:p w14:paraId="4F98B42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// </w:t>
      </w:r>
      <w:r>
        <w:t>строка</w:t>
      </w:r>
      <w:r w:rsidRPr="00DD00CF">
        <w:rPr>
          <w:lang w:val="en-US"/>
        </w:rPr>
        <w:t xml:space="preserve"> - </w:t>
      </w:r>
      <w:r>
        <w:t>в</w:t>
      </w:r>
      <w:r w:rsidRPr="00DD00CF">
        <w:rPr>
          <w:lang w:val="en-US"/>
        </w:rPr>
        <w:t xml:space="preserve"> </w:t>
      </w:r>
      <w:r>
        <w:t>число</w:t>
      </w:r>
    </w:p>
    <w:p w14:paraId="30440C0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num_threads = strtoumax(argv[1], &amp;endptr, 10);</w:t>
      </w:r>
    </w:p>
    <w:p w14:paraId="23285568" w14:textId="77777777" w:rsidR="00256310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lastRenderedPageBreak/>
        <w:t xml:space="preserve">    if (</w:t>
      </w:r>
      <w:r w:rsidR="00256310">
        <w:rPr>
          <w:lang w:val="en-US"/>
        </w:rPr>
        <w:t>(</w:t>
      </w:r>
      <w:r w:rsidRPr="00DD00CF">
        <w:rPr>
          <w:lang w:val="en-US"/>
        </w:rPr>
        <w:t>*endptr</w:t>
      </w:r>
      <w:r w:rsidR="00256310">
        <w:rPr>
          <w:lang w:val="en-US"/>
        </w:rPr>
        <w:t>)</w:t>
      </w:r>
      <w:r w:rsidRPr="00DD00CF">
        <w:rPr>
          <w:lang w:val="en-US"/>
        </w:rPr>
        <w:t xml:space="preserve"> || </w:t>
      </w:r>
    </w:p>
    <w:p w14:paraId="3D8ECD99" w14:textId="142286B2" w:rsidR="00FB670B" w:rsidRPr="00DD00CF" w:rsidRDefault="00256310" w:rsidP="00256310">
      <w:pPr>
        <w:pStyle w:val="-732"/>
        <w:ind w:firstLine="708"/>
        <w:rPr>
          <w:lang w:val="en-US"/>
        </w:rPr>
      </w:pPr>
      <w:r>
        <w:rPr>
          <w:lang w:val="en-US"/>
        </w:rPr>
        <w:t xml:space="preserve">   (</w:t>
      </w:r>
      <w:r w:rsidR="00FB670B" w:rsidRPr="00DD00CF">
        <w:rPr>
          <w:lang w:val="en-US"/>
        </w:rPr>
        <w:t>num_threads &lt; 1)</w:t>
      </w:r>
      <w:r>
        <w:rPr>
          <w:lang w:val="en-US"/>
        </w:rPr>
        <w:t>)</w:t>
      </w:r>
    </w:p>
    <w:p w14:paraId="2A724AF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7DB38EA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cerr &lt;&lt; "Wrong number of threads" &lt;&lt; endl;</w:t>
      </w:r>
    </w:p>
    <w:p w14:paraId="6C753040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exit(EXIT_FAILURE);</w:t>
      </w:r>
    </w:p>
    <w:p w14:paraId="66C90A7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7C59E1D0" w14:textId="77777777" w:rsidR="000271A7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</w:t>
      </w:r>
      <w:r w:rsidR="000271A7">
        <w:rPr>
          <w:lang w:val="en-US"/>
        </w:rPr>
        <w:t>(</w:t>
      </w:r>
      <w:r w:rsidRPr="00DD00CF">
        <w:rPr>
          <w:lang w:val="en-US"/>
        </w:rPr>
        <w:t>string(argv[2]) != "-test"</w:t>
      </w:r>
      <w:r w:rsidR="000271A7">
        <w:rPr>
          <w:lang w:val="en-US"/>
        </w:rPr>
        <w:t>)</w:t>
      </w:r>
      <w:r w:rsidRPr="00DD00CF">
        <w:rPr>
          <w:lang w:val="en-US"/>
        </w:rPr>
        <w:t xml:space="preserve"> &amp;&amp; </w:t>
      </w:r>
    </w:p>
    <w:p w14:paraId="49A2B9B7" w14:textId="442BF730" w:rsidR="00FB670B" w:rsidRPr="00DD00CF" w:rsidRDefault="000271A7" w:rsidP="000271A7">
      <w:pPr>
        <w:pStyle w:val="-732"/>
        <w:ind w:firstLine="708"/>
        <w:rPr>
          <w:lang w:val="en-US"/>
        </w:rPr>
      </w:pPr>
      <w:r>
        <w:rPr>
          <w:lang w:val="en-US"/>
        </w:rPr>
        <w:t xml:space="preserve">   (</w:t>
      </w:r>
      <w:r w:rsidR="00FB670B" w:rsidRPr="00DD00CF">
        <w:rPr>
          <w:lang w:val="en-US"/>
        </w:rPr>
        <w:t>string(argv[2]) != "-exp")</w:t>
      </w:r>
      <w:r>
        <w:rPr>
          <w:lang w:val="en-US"/>
        </w:rPr>
        <w:t>)</w:t>
      </w:r>
    </w:p>
    <w:p w14:paraId="02BB767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6CBBF2DD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cerr &lt;&lt; "Wrong mode of program" &lt;&lt; endl;</w:t>
      </w:r>
    </w:p>
    <w:p w14:paraId="0161075F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exit(EXIT_FAILURE);</w:t>
      </w:r>
    </w:p>
    <w:p w14:paraId="02646E1B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61E0A3D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if (string(argv[2]) == "-test")</w:t>
      </w:r>
    </w:p>
    <w:p w14:paraId="01F9CCD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{</w:t>
      </w:r>
    </w:p>
    <w:p w14:paraId="67338CD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/*</w:t>
      </w:r>
      <w:r>
        <w:t>Тестовый</w:t>
      </w:r>
      <w:r w:rsidRPr="00DD00CF">
        <w:rPr>
          <w:lang w:val="en-US"/>
        </w:rPr>
        <w:t xml:space="preserve"> </w:t>
      </w:r>
      <w:r>
        <w:t>режим</w:t>
      </w:r>
      <w:r w:rsidRPr="00DD00CF">
        <w:rPr>
          <w:lang w:val="en-US"/>
        </w:rPr>
        <w:t>*/</w:t>
      </w:r>
    </w:p>
    <w:p w14:paraId="3FAF44A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get_data_from_file(argv[3], A, B, N);</w:t>
      </w:r>
    </w:p>
    <w:p w14:paraId="41E90FF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 = new Float[N * N];</w:t>
      </w:r>
    </w:p>
    <w:p w14:paraId="251615A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mult_matrix(A, B, C, N, num_threads);</w:t>
      </w:r>
    </w:p>
    <w:p w14:paraId="5B4A685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print_result_matrix(C, N);</w:t>
      </w:r>
    </w:p>
    <w:p w14:paraId="50927B72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}</w:t>
      </w:r>
    </w:p>
    <w:p w14:paraId="1E969F14" w14:textId="77777777" w:rsidR="00FB670B" w:rsidRPr="00CB5F25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else</w:t>
      </w:r>
    </w:p>
    <w:p w14:paraId="136193DE" w14:textId="77777777" w:rsidR="00FB670B" w:rsidRPr="00CB5F25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{</w:t>
      </w:r>
    </w:p>
    <w:p w14:paraId="217257B5" w14:textId="77777777" w:rsidR="00FB670B" w:rsidRPr="00CB5F25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    /*</w:t>
      </w:r>
      <w:r>
        <w:t>Режим</w:t>
      </w:r>
      <w:r w:rsidRPr="00CB5F25">
        <w:rPr>
          <w:lang w:val="en-US"/>
        </w:rPr>
        <w:t xml:space="preserve"> </w:t>
      </w:r>
      <w:r>
        <w:t>вычислительного</w:t>
      </w:r>
      <w:r w:rsidRPr="00CB5F25">
        <w:rPr>
          <w:lang w:val="en-US"/>
        </w:rPr>
        <w:t xml:space="preserve"> </w:t>
      </w:r>
      <w:r>
        <w:t>эксперимента</w:t>
      </w:r>
      <w:r w:rsidRPr="00CB5F25">
        <w:rPr>
          <w:lang w:val="en-US"/>
        </w:rPr>
        <w:t>*/</w:t>
      </w:r>
    </w:p>
    <w:p w14:paraId="3A9B8D1A" w14:textId="77777777" w:rsidR="00FB670B" w:rsidRPr="00CB5F25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    </w:t>
      </w:r>
      <w:r w:rsidRPr="00DD00CF">
        <w:rPr>
          <w:lang w:val="en-US"/>
        </w:rPr>
        <w:t>N</w:t>
      </w:r>
      <w:r w:rsidRPr="00CB5F25">
        <w:rPr>
          <w:lang w:val="en-US"/>
        </w:rPr>
        <w:t xml:space="preserve"> = </w:t>
      </w:r>
      <w:r w:rsidRPr="00DD00CF">
        <w:rPr>
          <w:lang w:val="en-US"/>
        </w:rPr>
        <w:t>strtoumax</w:t>
      </w:r>
      <w:r w:rsidRPr="00CB5F25">
        <w:rPr>
          <w:lang w:val="en-US"/>
        </w:rPr>
        <w:t>(</w:t>
      </w:r>
      <w:r w:rsidRPr="00DD00CF">
        <w:rPr>
          <w:lang w:val="en-US"/>
        </w:rPr>
        <w:t>argv</w:t>
      </w:r>
      <w:r w:rsidRPr="00CB5F25">
        <w:rPr>
          <w:lang w:val="en-US"/>
        </w:rPr>
        <w:t>[3], &amp;</w:t>
      </w:r>
      <w:r w:rsidRPr="00DD00CF">
        <w:rPr>
          <w:lang w:val="en-US"/>
        </w:rPr>
        <w:t>endptr</w:t>
      </w:r>
      <w:r w:rsidRPr="00CB5F25">
        <w:rPr>
          <w:lang w:val="en-US"/>
        </w:rPr>
        <w:t>, 10);</w:t>
      </w:r>
    </w:p>
    <w:p w14:paraId="50187017" w14:textId="77777777" w:rsidR="00256310" w:rsidRDefault="00FB670B" w:rsidP="00FB670B">
      <w:pPr>
        <w:pStyle w:val="-732"/>
        <w:rPr>
          <w:lang w:val="en-US"/>
        </w:rPr>
      </w:pPr>
      <w:r w:rsidRPr="00CB5F25">
        <w:rPr>
          <w:lang w:val="en-US"/>
        </w:rPr>
        <w:t xml:space="preserve">        </w:t>
      </w:r>
      <w:r w:rsidRPr="001D3BEE">
        <w:rPr>
          <w:lang w:val="en-US"/>
        </w:rPr>
        <w:t>if (</w:t>
      </w:r>
      <w:r w:rsidR="00256310">
        <w:rPr>
          <w:lang w:val="en-US"/>
        </w:rPr>
        <w:t>(</w:t>
      </w:r>
      <w:r w:rsidRPr="001D3BEE">
        <w:rPr>
          <w:lang w:val="en-US"/>
        </w:rPr>
        <w:t>*endptr</w:t>
      </w:r>
      <w:r w:rsidR="00256310">
        <w:rPr>
          <w:lang w:val="en-US"/>
        </w:rPr>
        <w:t>)</w:t>
      </w:r>
      <w:r w:rsidRPr="001D3BEE">
        <w:rPr>
          <w:lang w:val="en-US"/>
        </w:rPr>
        <w:t xml:space="preserve"> || </w:t>
      </w:r>
    </w:p>
    <w:p w14:paraId="7C80E9D2" w14:textId="4149611C" w:rsidR="00FB670B" w:rsidRPr="001D3BEE" w:rsidRDefault="00256310" w:rsidP="00256310">
      <w:pPr>
        <w:pStyle w:val="-732"/>
        <w:ind w:left="708" w:firstLine="708"/>
        <w:rPr>
          <w:lang w:val="en-US"/>
        </w:rPr>
      </w:pPr>
      <w:r>
        <w:rPr>
          <w:lang w:val="en-US"/>
        </w:rPr>
        <w:t xml:space="preserve">  (</w:t>
      </w:r>
      <w:r w:rsidR="00FB670B" w:rsidRPr="001D3BEE">
        <w:rPr>
          <w:lang w:val="en-US"/>
        </w:rPr>
        <w:t>N &lt; 1)</w:t>
      </w:r>
      <w:r>
        <w:rPr>
          <w:lang w:val="en-US"/>
        </w:rPr>
        <w:t>)</w:t>
      </w:r>
    </w:p>
    <w:p w14:paraId="78971326" w14:textId="77777777" w:rsidR="00FB670B" w:rsidRPr="001D3BEE" w:rsidRDefault="00FB670B" w:rsidP="00FB670B">
      <w:pPr>
        <w:pStyle w:val="-732"/>
        <w:rPr>
          <w:lang w:val="en-US"/>
        </w:rPr>
      </w:pPr>
      <w:r w:rsidRPr="001D3BEE">
        <w:rPr>
          <w:lang w:val="en-US"/>
        </w:rPr>
        <w:t xml:space="preserve">        {</w:t>
      </w:r>
    </w:p>
    <w:p w14:paraId="56C68E5E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cerr &lt;&lt; "Wrong value &lt;matrix_size&gt;" &lt;&lt; endl;</w:t>
      </w:r>
    </w:p>
    <w:p w14:paraId="1A5085D7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    exit(EXIT_FAILURE);</w:t>
      </w:r>
    </w:p>
    <w:p w14:paraId="1E2B4CD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}</w:t>
      </w:r>
    </w:p>
    <w:p w14:paraId="7E2FB5BC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gen_matrix(A, N);</w:t>
      </w:r>
    </w:p>
    <w:p w14:paraId="075BE124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gen_matrix(B, N);</w:t>
      </w:r>
    </w:p>
    <w:p w14:paraId="6AD8CEA8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 = new Float[N * N];</w:t>
      </w:r>
    </w:p>
    <w:p w14:paraId="1A7D0629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time1 = omp_get_wtime(); </w:t>
      </w:r>
    </w:p>
    <w:p w14:paraId="49620193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mult_matrix(A, B, C, N, num_threads);</w:t>
      </w:r>
    </w:p>
    <w:p w14:paraId="4FE34476" w14:textId="77777777" w:rsidR="00FB670B" w:rsidRPr="00DD00CF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time2 = omp_get_wtime();</w:t>
      </w:r>
    </w:p>
    <w:p w14:paraId="04DB7E71" w14:textId="77777777" w:rsid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    cout &lt;&lt; "time = " &lt;&lt; fixed &lt;&lt; setprecision(1) </w:t>
      </w:r>
    </w:p>
    <w:p w14:paraId="5CC63776" w14:textId="738E6C6C" w:rsidR="00FB670B" w:rsidRPr="00DD00CF" w:rsidRDefault="00FB670B" w:rsidP="00125949">
      <w:pPr>
        <w:pStyle w:val="-732"/>
        <w:ind w:left="1416" w:firstLine="708"/>
        <w:rPr>
          <w:lang w:val="en-US"/>
        </w:rPr>
      </w:pPr>
      <w:r w:rsidRPr="00DD00CF">
        <w:rPr>
          <w:lang w:val="en-US"/>
        </w:rPr>
        <w:t xml:space="preserve">&lt;&lt; time2 - time1 &lt;&lt; " sec.\n";       </w:t>
      </w:r>
    </w:p>
    <w:p w14:paraId="3B4A867B" w14:textId="77777777" w:rsidR="00FB670B" w:rsidRPr="00125949" w:rsidRDefault="00FB670B" w:rsidP="00FB670B">
      <w:pPr>
        <w:pStyle w:val="-732"/>
        <w:rPr>
          <w:lang w:val="en-US"/>
        </w:rPr>
      </w:pPr>
      <w:r w:rsidRPr="00DD00CF">
        <w:rPr>
          <w:lang w:val="en-US"/>
        </w:rPr>
        <w:t xml:space="preserve">    </w:t>
      </w:r>
      <w:r w:rsidRPr="00125949">
        <w:rPr>
          <w:lang w:val="en-US"/>
        </w:rPr>
        <w:t>}</w:t>
      </w:r>
    </w:p>
    <w:p w14:paraId="3515E3A4" w14:textId="77777777" w:rsidR="00FB670B" w:rsidRPr="00125949" w:rsidRDefault="00FB670B" w:rsidP="00FB670B">
      <w:pPr>
        <w:pStyle w:val="-732"/>
        <w:rPr>
          <w:lang w:val="en-US"/>
        </w:rPr>
      </w:pPr>
      <w:r w:rsidRPr="00125949">
        <w:rPr>
          <w:lang w:val="en-US"/>
        </w:rPr>
        <w:t xml:space="preserve">    </w:t>
      </w:r>
    </w:p>
    <w:p w14:paraId="23CAE4F2" w14:textId="77777777" w:rsidR="00FB670B" w:rsidRPr="00125949" w:rsidRDefault="00FB670B" w:rsidP="00FB670B">
      <w:pPr>
        <w:pStyle w:val="-732"/>
        <w:rPr>
          <w:lang w:val="en-US"/>
        </w:rPr>
      </w:pPr>
      <w:r w:rsidRPr="00125949">
        <w:rPr>
          <w:lang w:val="en-US"/>
        </w:rPr>
        <w:t xml:space="preserve">    return 0;</w:t>
      </w:r>
    </w:p>
    <w:p w14:paraId="39BDCDA3" w14:textId="77777777" w:rsidR="00FB670B" w:rsidRPr="00125949" w:rsidRDefault="00FB670B" w:rsidP="00FB670B">
      <w:pPr>
        <w:pStyle w:val="-732"/>
        <w:rPr>
          <w:lang w:val="en-US"/>
        </w:rPr>
      </w:pPr>
      <w:r w:rsidRPr="00125949">
        <w:rPr>
          <w:lang w:val="en-US"/>
        </w:rPr>
        <w:t>}</w:t>
      </w:r>
    </w:p>
    <w:sectPr w:rsidR="00FB670B" w:rsidRPr="00125949" w:rsidSect="00C04126">
      <w:footerReference w:type="default" r:id="rId12"/>
      <w:pgSz w:w="11906" w:h="16838"/>
      <w:pgMar w:top="1134" w:right="849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8" w:author="ant" w:date="2020-12-25T17:13:00Z" w:initials="a">
    <w:p w14:paraId="5DF3CEDF" w14:textId="524B8430" w:rsidR="00CC1750" w:rsidRDefault="00CC1750">
      <w:pPr>
        <w:pStyle w:val="af4"/>
      </w:pPr>
      <w:r>
        <w:rPr>
          <w:rStyle w:val="af3"/>
        </w:rPr>
        <w:annotationRef/>
      </w:r>
      <w:r>
        <w:t>Я просил отформатировать подобные строки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DF3CED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605FAB" w14:textId="77777777" w:rsidR="0061128C" w:rsidRDefault="0061128C">
      <w:pPr>
        <w:spacing w:line="240" w:lineRule="auto"/>
      </w:pPr>
      <w:r>
        <w:separator/>
      </w:r>
    </w:p>
  </w:endnote>
  <w:endnote w:type="continuationSeparator" w:id="0">
    <w:p w14:paraId="1DBB51DC" w14:textId="77777777" w:rsidR="0061128C" w:rsidRDefault="006112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6207993"/>
      <w:docPartObj>
        <w:docPartGallery w:val="Page Numbers (Bottom of Page)"/>
        <w:docPartUnique/>
      </w:docPartObj>
    </w:sdtPr>
    <w:sdtEndPr/>
    <w:sdtContent>
      <w:p w14:paraId="0A73E749" w14:textId="470670F4" w:rsidR="00CC1750" w:rsidRDefault="00CC175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7A8F">
          <w:rPr>
            <w:noProof/>
          </w:rPr>
          <w:t>21</w:t>
        </w:r>
        <w:r>
          <w:fldChar w:fldCharType="end"/>
        </w:r>
      </w:p>
    </w:sdtContent>
  </w:sdt>
  <w:p w14:paraId="1B7C99CA" w14:textId="77777777" w:rsidR="00CC1750" w:rsidRDefault="00CC175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C5B1B8" w14:textId="77777777" w:rsidR="0061128C" w:rsidRDefault="0061128C">
      <w:pPr>
        <w:spacing w:line="240" w:lineRule="auto"/>
      </w:pPr>
      <w:r>
        <w:separator/>
      </w:r>
    </w:p>
  </w:footnote>
  <w:footnote w:type="continuationSeparator" w:id="0">
    <w:p w14:paraId="78C0B764" w14:textId="77777777" w:rsidR="0061128C" w:rsidRDefault="006112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7C564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8"/>
    <w:multiLevelType w:val="singleLevel"/>
    <w:tmpl w:val="37E4A7EA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43C07BFC"/>
    <w:lvl w:ilvl="0">
      <w:start w:val="1"/>
      <w:numFmt w:val="bullet"/>
      <w:pStyle w:val="a0"/>
      <w:suff w:val="space"/>
      <w:lvlText w:val="‐"/>
      <w:lvlJc w:val="left"/>
      <w:pPr>
        <w:ind w:left="567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C"/>
    <w:multiLevelType w:val="hybridMultilevel"/>
    <w:tmpl w:val="1B6C7440"/>
    <w:lvl w:ilvl="0" w:tplc="2050E1A4">
      <w:start w:val="1"/>
      <w:numFmt w:val="bullet"/>
      <w:pStyle w:val="a1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1690FDB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93E9C54">
      <w:start w:val="1"/>
      <w:numFmt w:val="bullet"/>
      <w:lvlText w:val=""/>
      <w:lvlJc w:val="left"/>
      <w:pPr>
        <w:ind w:left="2520" w:hanging="360"/>
      </w:pPr>
      <w:rPr>
        <w:rFonts w:ascii="Bookshelf Symbol 7" w:hAnsi="Bookshelf Symbol 7" w:hint="default"/>
      </w:rPr>
    </w:lvl>
    <w:lvl w:ilvl="3" w:tplc="DD04604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ED42DF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D88ABA">
      <w:start w:val="1"/>
      <w:numFmt w:val="bullet"/>
      <w:lvlText w:val=""/>
      <w:lvlJc w:val="left"/>
      <w:pPr>
        <w:ind w:left="4680" w:hanging="360"/>
      </w:pPr>
      <w:rPr>
        <w:rFonts w:ascii="Bookshelf Symbol 7" w:hAnsi="Bookshelf Symbol 7" w:hint="default"/>
      </w:rPr>
    </w:lvl>
    <w:lvl w:ilvl="6" w:tplc="95D6D1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FC642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34A82F4">
      <w:start w:val="1"/>
      <w:numFmt w:val="bullet"/>
      <w:lvlText w:val=""/>
      <w:lvlJc w:val="left"/>
      <w:pPr>
        <w:ind w:left="6840" w:hanging="360"/>
      </w:pPr>
      <w:rPr>
        <w:rFonts w:ascii="Bookshelf Symbol 7" w:hAnsi="Bookshelf Symbol 7" w:hint="default"/>
      </w:rPr>
    </w:lvl>
  </w:abstractNum>
  <w:abstractNum w:abstractNumId="4" w15:restartNumberingAfterBreak="0">
    <w:nsid w:val="20D243E1"/>
    <w:multiLevelType w:val="hybridMultilevel"/>
    <w:tmpl w:val="78D4DED0"/>
    <w:lvl w:ilvl="0" w:tplc="0876D6C8">
      <w:start w:val="1"/>
      <w:numFmt w:val="decimal"/>
      <w:lvlText w:val="%1."/>
      <w:lvlJc w:val="left"/>
      <w:pPr>
        <w:ind w:left="159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35" w:hanging="360"/>
      </w:pPr>
    </w:lvl>
    <w:lvl w:ilvl="2" w:tplc="0419001B" w:tentative="1">
      <w:start w:val="1"/>
      <w:numFmt w:val="lowerRoman"/>
      <w:lvlText w:val="%3."/>
      <w:lvlJc w:val="right"/>
      <w:pPr>
        <w:ind w:left="2955" w:hanging="180"/>
      </w:pPr>
    </w:lvl>
    <w:lvl w:ilvl="3" w:tplc="0419000F" w:tentative="1">
      <w:start w:val="1"/>
      <w:numFmt w:val="decimal"/>
      <w:lvlText w:val="%4."/>
      <w:lvlJc w:val="left"/>
      <w:pPr>
        <w:ind w:left="3675" w:hanging="360"/>
      </w:pPr>
    </w:lvl>
    <w:lvl w:ilvl="4" w:tplc="04190019" w:tentative="1">
      <w:start w:val="1"/>
      <w:numFmt w:val="lowerLetter"/>
      <w:lvlText w:val="%5."/>
      <w:lvlJc w:val="left"/>
      <w:pPr>
        <w:ind w:left="4395" w:hanging="360"/>
      </w:pPr>
    </w:lvl>
    <w:lvl w:ilvl="5" w:tplc="0419001B" w:tentative="1">
      <w:start w:val="1"/>
      <w:numFmt w:val="lowerRoman"/>
      <w:lvlText w:val="%6."/>
      <w:lvlJc w:val="right"/>
      <w:pPr>
        <w:ind w:left="5115" w:hanging="180"/>
      </w:pPr>
    </w:lvl>
    <w:lvl w:ilvl="6" w:tplc="0419000F" w:tentative="1">
      <w:start w:val="1"/>
      <w:numFmt w:val="decimal"/>
      <w:lvlText w:val="%7."/>
      <w:lvlJc w:val="left"/>
      <w:pPr>
        <w:ind w:left="5835" w:hanging="360"/>
      </w:pPr>
    </w:lvl>
    <w:lvl w:ilvl="7" w:tplc="04190019" w:tentative="1">
      <w:start w:val="1"/>
      <w:numFmt w:val="lowerLetter"/>
      <w:lvlText w:val="%8."/>
      <w:lvlJc w:val="left"/>
      <w:pPr>
        <w:ind w:left="6555" w:hanging="360"/>
      </w:pPr>
    </w:lvl>
    <w:lvl w:ilvl="8" w:tplc="041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5" w15:restartNumberingAfterBreak="0">
    <w:nsid w:val="36CE2ECC"/>
    <w:multiLevelType w:val="hybridMultilevel"/>
    <w:tmpl w:val="03201B38"/>
    <w:lvl w:ilvl="0" w:tplc="8810432C">
      <w:start w:val="1"/>
      <w:numFmt w:val="russianLower"/>
      <w:pStyle w:val="a2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17D8C"/>
    <w:multiLevelType w:val="multilevel"/>
    <w:tmpl w:val="0218AD3C"/>
    <w:lvl w:ilvl="0">
      <w:start w:val="1"/>
      <w:numFmt w:val="decimal"/>
      <w:lvlText w:val="%1"/>
      <w:lvlJc w:val="left"/>
      <w:pPr>
        <w:ind w:left="927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C766302"/>
    <w:multiLevelType w:val="hybridMultilevel"/>
    <w:tmpl w:val="5BFE84BA"/>
    <w:lvl w:ilvl="0" w:tplc="31DE572C">
      <w:start w:val="1"/>
      <w:numFmt w:val="decimal"/>
      <w:lvlText w:val="%1"/>
      <w:lvlJc w:val="left"/>
      <w:pPr>
        <w:ind w:left="927" w:hanging="36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 w:tplc="7E04E616" w:tentative="1">
      <w:start w:val="1"/>
      <w:numFmt w:val="lowerLetter"/>
      <w:lvlText w:val="%2."/>
      <w:lvlJc w:val="left"/>
      <w:pPr>
        <w:ind w:left="2007" w:hanging="360"/>
      </w:pPr>
    </w:lvl>
    <w:lvl w:ilvl="2" w:tplc="4F2EF56C" w:tentative="1">
      <w:start w:val="1"/>
      <w:numFmt w:val="lowerRoman"/>
      <w:lvlText w:val="%3."/>
      <w:lvlJc w:val="right"/>
      <w:pPr>
        <w:ind w:left="2727" w:hanging="180"/>
      </w:pPr>
    </w:lvl>
    <w:lvl w:ilvl="3" w:tplc="1FEE5578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0CC3EE3"/>
    <w:multiLevelType w:val="hybridMultilevel"/>
    <w:tmpl w:val="9DA08C6A"/>
    <w:lvl w:ilvl="0" w:tplc="588ED428">
      <w:start w:val="1"/>
      <w:numFmt w:val="bullet"/>
      <w:pStyle w:val="732-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3877438"/>
    <w:multiLevelType w:val="multilevel"/>
    <w:tmpl w:val="F926CDF0"/>
    <w:lvl w:ilvl="0">
      <w:start w:val="1"/>
      <w:numFmt w:val="decimal"/>
      <w:pStyle w:val="1"/>
      <w:suff w:val="space"/>
      <w:lvlText w:val="%1"/>
      <w:lvlJc w:val="left"/>
      <w:pPr>
        <w:ind w:left="567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C714A3D"/>
    <w:multiLevelType w:val="hybridMultilevel"/>
    <w:tmpl w:val="CF127B2C"/>
    <w:lvl w:ilvl="0" w:tplc="D188C7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7"/>
  </w:num>
  <w:num w:numId="3">
    <w:abstractNumId w:val="7"/>
    <w:lvlOverride w:ilvl="0">
      <w:lvl w:ilvl="0" w:tplc="31DE572C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 w:tplc="7E04E616">
        <w:start w:val="1"/>
        <w:numFmt w:val="decimal"/>
        <w:lvlText w:val="%1.%2"/>
        <w:lvlJc w:val="left"/>
        <w:pPr>
          <w:ind w:left="576" w:hanging="576"/>
        </w:pPr>
      </w:lvl>
    </w:lvlOverride>
    <w:lvlOverride w:ilvl="2">
      <w:lvl w:ilvl="2" w:tplc="4F2EF56C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 w:tplc="1FEE5578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 w:tplc="04190019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 w:tplc="0419001B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 w:tplc="0419000F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 w:tplc="04190019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 w:tplc="0419001B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4">
    <w:abstractNumId w:val="6"/>
  </w:num>
  <w:num w:numId="5">
    <w:abstractNumId w:val="9"/>
  </w:num>
  <w:num w:numId="6">
    <w:abstractNumId w:val="2"/>
  </w:num>
  <w:num w:numId="7">
    <w:abstractNumId w:val="1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5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8"/>
  </w:num>
  <w:num w:numId="14">
    <w:abstractNumId w:val="1"/>
    <w:lvlOverride w:ilvl="0">
      <w:startOverride w:val="1"/>
    </w:lvlOverride>
  </w:num>
  <w:num w:numId="15">
    <w:abstractNumId w:val="10"/>
  </w:num>
  <w:num w:numId="16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777">
    <w15:presenceInfo w15:providerId="None" w15:userId="7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099"/>
    <w:rsid w:val="000271A7"/>
    <w:rsid w:val="000358DE"/>
    <w:rsid w:val="000E16EF"/>
    <w:rsid w:val="00125949"/>
    <w:rsid w:val="001D2984"/>
    <w:rsid w:val="001D5F9F"/>
    <w:rsid w:val="00256310"/>
    <w:rsid w:val="00283367"/>
    <w:rsid w:val="002C527C"/>
    <w:rsid w:val="002E1EFE"/>
    <w:rsid w:val="00395E8F"/>
    <w:rsid w:val="0047706D"/>
    <w:rsid w:val="00513E1D"/>
    <w:rsid w:val="00535099"/>
    <w:rsid w:val="0061128C"/>
    <w:rsid w:val="00627597"/>
    <w:rsid w:val="006411AE"/>
    <w:rsid w:val="00641DC9"/>
    <w:rsid w:val="0065547E"/>
    <w:rsid w:val="006F1FBA"/>
    <w:rsid w:val="0074198C"/>
    <w:rsid w:val="00812936"/>
    <w:rsid w:val="00A32945"/>
    <w:rsid w:val="00AA63E2"/>
    <w:rsid w:val="00B502FC"/>
    <w:rsid w:val="00B93E32"/>
    <w:rsid w:val="00BE42D0"/>
    <w:rsid w:val="00C04016"/>
    <w:rsid w:val="00C04126"/>
    <w:rsid w:val="00C059A8"/>
    <w:rsid w:val="00C3406A"/>
    <w:rsid w:val="00C609A0"/>
    <w:rsid w:val="00CB5F25"/>
    <w:rsid w:val="00CC1750"/>
    <w:rsid w:val="00CC5811"/>
    <w:rsid w:val="00DC23BD"/>
    <w:rsid w:val="00DC5F53"/>
    <w:rsid w:val="00DC612C"/>
    <w:rsid w:val="00DD17E1"/>
    <w:rsid w:val="00F47A8F"/>
    <w:rsid w:val="00F8275E"/>
    <w:rsid w:val="00FB670B"/>
    <w:rsid w:val="00FC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64771"/>
  <w15:docId w15:val="{59FA579D-E6AA-4347-A3FA-2AAE5E78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liases w:val="К732 - Обычный"/>
    <w:qFormat/>
    <w:rsid w:val="00FB670B"/>
    <w:pPr>
      <w:suppressAutoHyphens/>
      <w:spacing w:after="0" w:line="360" w:lineRule="auto"/>
      <w:ind w:firstLine="567"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aliases w:val="К732 - Заголовок 1"/>
    <w:basedOn w:val="a3"/>
    <w:next w:val="a3"/>
    <w:link w:val="10"/>
    <w:autoRedefine/>
    <w:uiPriority w:val="3"/>
    <w:qFormat/>
    <w:rsid w:val="00FB670B"/>
    <w:pPr>
      <w:keepNext/>
      <w:keepLines/>
      <w:pageBreakBefore/>
      <w:numPr>
        <w:numId w:val="5"/>
      </w:numPr>
      <w:spacing w:after="360" w:line="240" w:lineRule="auto"/>
      <w:outlineLvl w:val="0"/>
    </w:pPr>
    <w:rPr>
      <w:rFonts w:eastAsiaTheme="majorEastAsia" w:cstheme="majorBidi"/>
      <w:b/>
      <w:bCs/>
      <w:smallCaps/>
      <w:szCs w:val="28"/>
    </w:rPr>
  </w:style>
  <w:style w:type="paragraph" w:styleId="2">
    <w:name w:val="heading 2"/>
    <w:aliases w:val="К732 - Заголовок 2"/>
    <w:basedOn w:val="a3"/>
    <w:next w:val="a3"/>
    <w:link w:val="20"/>
    <w:autoRedefine/>
    <w:uiPriority w:val="3"/>
    <w:qFormat/>
    <w:rsid w:val="00FB670B"/>
    <w:pPr>
      <w:keepNext/>
      <w:keepLines/>
      <w:numPr>
        <w:ilvl w:val="1"/>
        <w:numId w:val="5"/>
      </w:numPr>
      <w:spacing w:after="360" w:line="240" w:lineRule="auto"/>
      <w:ind w:left="0" w:firstLine="567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aliases w:val="К732 - Заголовок 3"/>
    <w:basedOn w:val="a3"/>
    <w:next w:val="a3"/>
    <w:link w:val="30"/>
    <w:autoRedefine/>
    <w:uiPriority w:val="3"/>
    <w:qFormat/>
    <w:rsid w:val="00FB670B"/>
    <w:pPr>
      <w:keepNext/>
      <w:keepLines/>
      <w:numPr>
        <w:ilvl w:val="2"/>
        <w:numId w:val="5"/>
      </w:numPr>
      <w:spacing w:after="360" w:line="240" w:lineRule="auto"/>
      <w:ind w:left="0" w:firstLine="567"/>
      <w:outlineLvl w:val="2"/>
    </w:pPr>
    <w:rPr>
      <w:rFonts w:eastAsiaTheme="majorEastAsia" w:cstheme="majorBidi"/>
      <w:bCs/>
    </w:rPr>
  </w:style>
  <w:style w:type="paragraph" w:styleId="4">
    <w:name w:val="heading 4"/>
    <w:aliases w:val="К732 - Заголовок 4"/>
    <w:basedOn w:val="a3"/>
    <w:next w:val="a3"/>
    <w:link w:val="40"/>
    <w:autoRedefine/>
    <w:uiPriority w:val="3"/>
    <w:qFormat/>
    <w:rsid w:val="00FB670B"/>
    <w:pPr>
      <w:keepNext/>
      <w:keepLines/>
      <w:numPr>
        <w:ilvl w:val="3"/>
        <w:numId w:val="5"/>
      </w:numPr>
      <w:spacing w:after="360" w:line="240" w:lineRule="auto"/>
      <w:ind w:left="0" w:firstLine="567"/>
      <w:outlineLvl w:val="3"/>
    </w:pPr>
    <w:rPr>
      <w:rFonts w:eastAsiaTheme="majorEastAsia" w:cstheme="majorBidi"/>
      <w:bCs/>
      <w:i/>
      <w:iCs/>
    </w:rPr>
  </w:style>
  <w:style w:type="paragraph" w:styleId="5">
    <w:name w:val="heading 5"/>
    <w:basedOn w:val="a3"/>
    <w:next w:val="a3"/>
    <w:link w:val="50"/>
    <w:uiPriority w:val="99"/>
    <w:semiHidden/>
    <w:rsid w:val="00FB670B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3"/>
    <w:next w:val="a3"/>
    <w:link w:val="60"/>
    <w:uiPriority w:val="99"/>
    <w:semiHidden/>
    <w:qFormat/>
    <w:rsid w:val="00FB670B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9"/>
    <w:semiHidden/>
    <w:qFormat/>
    <w:rsid w:val="00FB670B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9"/>
    <w:semiHidden/>
    <w:qFormat/>
    <w:rsid w:val="00FB670B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uiPriority w:val="99"/>
    <w:semiHidden/>
    <w:qFormat/>
    <w:rsid w:val="00FB670B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К732 - Заголовок 1 Знак"/>
    <w:basedOn w:val="a4"/>
    <w:link w:val="1"/>
    <w:uiPriority w:val="3"/>
    <w:rsid w:val="00FB670B"/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aliases w:val="К732 - Заголовок 2 Знак"/>
    <w:basedOn w:val="a4"/>
    <w:link w:val="2"/>
    <w:uiPriority w:val="3"/>
    <w:rsid w:val="00FB670B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aliases w:val="К732 - Заголовок 3 Знак"/>
    <w:basedOn w:val="a4"/>
    <w:link w:val="3"/>
    <w:uiPriority w:val="3"/>
    <w:rsid w:val="00FB670B"/>
    <w:rPr>
      <w:rFonts w:ascii="Times New Roman" w:eastAsiaTheme="majorEastAsia" w:hAnsi="Times New Roman" w:cstheme="majorBidi"/>
      <w:bCs/>
      <w:color w:val="000000" w:themeColor="text1"/>
      <w:sz w:val="28"/>
      <w:lang w:eastAsia="ru-RU"/>
    </w:rPr>
  </w:style>
  <w:style w:type="character" w:customStyle="1" w:styleId="40">
    <w:name w:val="Заголовок 4 Знак"/>
    <w:aliases w:val="К732 - Заголовок 4 Знак"/>
    <w:basedOn w:val="a4"/>
    <w:link w:val="4"/>
    <w:uiPriority w:val="3"/>
    <w:rsid w:val="00FB670B"/>
    <w:rPr>
      <w:rFonts w:ascii="Times New Roman" w:eastAsiaTheme="majorEastAsia" w:hAnsi="Times New Roman" w:cstheme="majorBidi"/>
      <w:bCs/>
      <w:i/>
      <w:iCs/>
      <w:color w:val="000000" w:themeColor="text1"/>
      <w:sz w:val="28"/>
      <w:lang w:eastAsia="ru-RU"/>
    </w:rPr>
  </w:style>
  <w:style w:type="character" w:customStyle="1" w:styleId="50">
    <w:name w:val="Заголовок 5 Знак"/>
    <w:basedOn w:val="a4"/>
    <w:link w:val="5"/>
    <w:uiPriority w:val="99"/>
    <w:semiHidden/>
    <w:rsid w:val="00FB670B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4"/>
    <w:link w:val="6"/>
    <w:uiPriority w:val="99"/>
    <w:semiHidden/>
    <w:rsid w:val="00FB670B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4"/>
    <w:link w:val="7"/>
    <w:uiPriority w:val="99"/>
    <w:semiHidden/>
    <w:rsid w:val="00FB670B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4"/>
    <w:link w:val="8"/>
    <w:uiPriority w:val="99"/>
    <w:semiHidden/>
    <w:rsid w:val="00FB670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4"/>
    <w:link w:val="9"/>
    <w:uiPriority w:val="99"/>
    <w:semiHidden/>
    <w:rsid w:val="00FB67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7">
    <w:name w:val="header"/>
    <w:basedOn w:val="a3"/>
    <w:link w:val="a8"/>
    <w:uiPriority w:val="99"/>
    <w:semiHidden/>
    <w:rsid w:val="00FB670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semiHidden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9">
    <w:name w:val="footer"/>
    <w:basedOn w:val="a3"/>
    <w:link w:val="aa"/>
    <w:uiPriority w:val="99"/>
    <w:rsid w:val="00FB670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ab">
    <w:name w:val="TOC Heading"/>
    <w:basedOn w:val="1"/>
    <w:next w:val="a3"/>
    <w:autoRedefine/>
    <w:uiPriority w:val="39"/>
    <w:qFormat/>
    <w:rsid w:val="00641DC9"/>
    <w:pPr>
      <w:pageBreakBefore w:val="0"/>
      <w:numPr>
        <w:numId w:val="0"/>
      </w:numPr>
      <w:spacing w:after="0" w:line="360" w:lineRule="auto"/>
      <w:ind w:right="142"/>
      <w:outlineLvl w:val="9"/>
    </w:pPr>
  </w:style>
  <w:style w:type="paragraph" w:customStyle="1" w:styleId="732-0">
    <w:name w:val="К732 - Изображение"/>
    <w:basedOn w:val="a3"/>
    <w:next w:val="732-1"/>
    <w:link w:val="732-2"/>
    <w:autoRedefine/>
    <w:uiPriority w:val="1"/>
    <w:qFormat/>
    <w:rsid w:val="00FB670B"/>
    <w:pPr>
      <w:keepNext/>
      <w:spacing w:line="240" w:lineRule="auto"/>
      <w:ind w:firstLine="0"/>
      <w:jc w:val="center"/>
    </w:pPr>
  </w:style>
  <w:style w:type="paragraph" w:styleId="a0">
    <w:name w:val="List Bullet"/>
    <w:basedOn w:val="a3"/>
    <w:autoRedefine/>
    <w:uiPriority w:val="1"/>
    <w:qFormat/>
    <w:rsid w:val="00FB670B"/>
    <w:pPr>
      <w:numPr>
        <w:numId w:val="6"/>
      </w:numPr>
      <w:ind w:left="0" w:firstLine="567"/>
      <w:contextualSpacing/>
    </w:pPr>
  </w:style>
  <w:style w:type="paragraph" w:styleId="11">
    <w:name w:val="toc 1"/>
    <w:basedOn w:val="a3"/>
    <w:next w:val="a3"/>
    <w:autoRedefine/>
    <w:uiPriority w:val="39"/>
    <w:unhideWhenUsed/>
    <w:rsid w:val="006411AE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6411AE"/>
    <w:pPr>
      <w:spacing w:before="60" w:after="60"/>
      <w:ind w:left="284"/>
      <w:jc w:val="left"/>
    </w:pPr>
  </w:style>
  <w:style w:type="paragraph" w:styleId="31">
    <w:name w:val="toc 3"/>
    <w:basedOn w:val="a3"/>
    <w:next w:val="a3"/>
    <w:autoRedefine/>
    <w:uiPriority w:val="39"/>
    <w:unhideWhenUsed/>
    <w:rsid w:val="00FB670B"/>
    <w:pPr>
      <w:spacing w:line="240" w:lineRule="auto"/>
      <w:ind w:left="1446" w:right="567" w:hanging="709"/>
      <w:jc w:val="left"/>
    </w:pPr>
  </w:style>
  <w:style w:type="paragraph" w:styleId="41">
    <w:name w:val="toc 4"/>
    <w:basedOn w:val="a3"/>
    <w:next w:val="a3"/>
    <w:autoRedefine/>
    <w:uiPriority w:val="39"/>
    <w:unhideWhenUsed/>
    <w:rsid w:val="00FB670B"/>
    <w:pPr>
      <w:spacing w:line="240" w:lineRule="auto"/>
      <w:ind w:left="2127" w:right="567" w:hanging="709"/>
      <w:jc w:val="left"/>
    </w:pPr>
  </w:style>
  <w:style w:type="paragraph" w:styleId="a">
    <w:name w:val="List Number"/>
    <w:aliases w:val="К732 - Нумерованный список"/>
    <w:basedOn w:val="a3"/>
    <w:link w:val="ac"/>
    <w:autoRedefine/>
    <w:uiPriority w:val="1"/>
    <w:qFormat/>
    <w:rsid w:val="00FB670B"/>
    <w:pPr>
      <w:numPr>
        <w:numId w:val="7"/>
      </w:numPr>
      <w:contextualSpacing/>
    </w:pPr>
  </w:style>
  <w:style w:type="character" w:styleId="ad">
    <w:name w:val="Hyperlink"/>
    <w:basedOn w:val="a4"/>
    <w:uiPriority w:val="99"/>
    <w:unhideWhenUsed/>
    <w:rsid w:val="00FB670B"/>
    <w:rPr>
      <w:color w:val="0563C1" w:themeColor="hyperlink"/>
      <w:u w:val="single"/>
    </w:rPr>
  </w:style>
  <w:style w:type="paragraph" w:customStyle="1" w:styleId="a2">
    <w:name w:val="Многоуровневый список"/>
    <w:basedOn w:val="a"/>
    <w:autoRedefine/>
    <w:uiPriority w:val="2"/>
    <w:qFormat/>
    <w:rsid w:val="00FB670B"/>
    <w:pPr>
      <w:numPr>
        <w:numId w:val="10"/>
      </w:numPr>
      <w:ind w:left="0" w:firstLine="567"/>
    </w:pPr>
  </w:style>
  <w:style w:type="paragraph" w:styleId="ae">
    <w:name w:val="Balloon Text"/>
    <w:basedOn w:val="a3"/>
    <w:link w:val="af"/>
    <w:uiPriority w:val="99"/>
    <w:semiHidden/>
    <w:unhideWhenUsed/>
    <w:rsid w:val="00FB67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4"/>
    <w:link w:val="ae"/>
    <w:uiPriority w:val="99"/>
    <w:semiHidden/>
    <w:rsid w:val="00FB670B"/>
    <w:rPr>
      <w:rFonts w:ascii="Tahoma" w:eastAsiaTheme="minorEastAsia" w:hAnsi="Tahoma" w:cs="Tahoma"/>
      <w:color w:val="000000" w:themeColor="text1"/>
      <w:sz w:val="16"/>
      <w:szCs w:val="16"/>
      <w:lang w:eastAsia="ru-RU"/>
    </w:rPr>
  </w:style>
  <w:style w:type="table" w:styleId="af0">
    <w:name w:val="Table Grid"/>
    <w:basedOn w:val="a5"/>
    <w:uiPriority w:val="59"/>
    <w:rsid w:val="00FB670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732">
    <w:name w:val="К-732 Листинг"/>
    <w:basedOn w:val="732-0"/>
    <w:autoRedefine/>
    <w:uiPriority w:val="2"/>
    <w:qFormat/>
    <w:rsid w:val="00FB670B"/>
    <w:pPr>
      <w:jc w:val="left"/>
    </w:pPr>
    <w:rPr>
      <w:rFonts w:ascii="Courier New" w:hAnsi="Courier New"/>
      <w:sz w:val="24"/>
    </w:rPr>
  </w:style>
  <w:style w:type="paragraph" w:customStyle="1" w:styleId="732-3">
    <w:name w:val="К732 - Подпись к таблице"/>
    <w:basedOn w:val="a3"/>
    <w:link w:val="732-4"/>
    <w:qFormat/>
    <w:rsid w:val="00FB670B"/>
    <w:pPr>
      <w:jc w:val="center"/>
    </w:pPr>
  </w:style>
  <w:style w:type="paragraph" w:customStyle="1" w:styleId="732-5">
    <w:name w:val="К732 - Подпись листинга"/>
    <w:basedOn w:val="a3"/>
    <w:next w:val="-732"/>
    <w:link w:val="732-6"/>
    <w:qFormat/>
    <w:rsid w:val="00FB670B"/>
    <w:pPr>
      <w:ind w:firstLine="0"/>
    </w:pPr>
    <w:rPr>
      <w:lang w:val="en-US"/>
    </w:rPr>
  </w:style>
  <w:style w:type="character" w:customStyle="1" w:styleId="732-4">
    <w:name w:val="К732 - Подпись к таблице Знак"/>
    <w:basedOn w:val="a4"/>
    <w:link w:val="732-3"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732-1">
    <w:name w:val="К732 - подпись к рисунку"/>
    <w:basedOn w:val="732-0"/>
    <w:link w:val="732-7"/>
    <w:qFormat/>
    <w:rsid w:val="00FB670B"/>
  </w:style>
  <w:style w:type="character" w:customStyle="1" w:styleId="732-6">
    <w:name w:val="К732 - Подпись листинга Знак"/>
    <w:basedOn w:val="a4"/>
    <w:link w:val="732-5"/>
    <w:rsid w:val="00FB670B"/>
    <w:rPr>
      <w:rFonts w:ascii="Times New Roman" w:eastAsiaTheme="minorEastAsia" w:hAnsi="Times New Roman"/>
      <w:color w:val="000000" w:themeColor="text1"/>
      <w:sz w:val="28"/>
      <w:lang w:val="en-US" w:eastAsia="ru-RU"/>
    </w:rPr>
  </w:style>
  <w:style w:type="character" w:customStyle="1" w:styleId="af1">
    <w:name w:val="АК Маркированный список Знак"/>
    <w:basedOn w:val="a4"/>
    <w:link w:val="a1"/>
    <w:locked/>
    <w:rsid w:val="00FB670B"/>
    <w:rPr>
      <w:sz w:val="28"/>
      <w:szCs w:val="28"/>
    </w:rPr>
  </w:style>
  <w:style w:type="character" w:customStyle="1" w:styleId="732-2">
    <w:name w:val="К732 - Изображение Знак"/>
    <w:basedOn w:val="a4"/>
    <w:link w:val="732-0"/>
    <w:uiPriority w:val="1"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732-7">
    <w:name w:val="К732 - подпись к рисунку Знак"/>
    <w:basedOn w:val="732-2"/>
    <w:link w:val="732-1"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customStyle="1" w:styleId="a1">
    <w:name w:val="АК Маркированный список"/>
    <w:basedOn w:val="a3"/>
    <w:link w:val="af1"/>
    <w:qFormat/>
    <w:rsid w:val="00FB670B"/>
    <w:pPr>
      <w:numPr>
        <w:numId w:val="12"/>
      </w:numPr>
    </w:pPr>
    <w:rPr>
      <w:rFonts w:asciiTheme="minorHAnsi" w:eastAsiaTheme="minorHAnsi" w:hAnsiTheme="minorHAnsi"/>
      <w:color w:val="auto"/>
      <w:szCs w:val="28"/>
      <w:lang w:eastAsia="en-US"/>
    </w:rPr>
  </w:style>
  <w:style w:type="paragraph" w:customStyle="1" w:styleId="732-">
    <w:name w:val="К732 - Маркированный список"/>
    <w:basedOn w:val="a"/>
    <w:link w:val="732-8"/>
    <w:qFormat/>
    <w:rsid w:val="00FB670B"/>
    <w:pPr>
      <w:numPr>
        <w:numId w:val="13"/>
      </w:numPr>
      <w:ind w:left="851" w:hanging="284"/>
    </w:pPr>
  </w:style>
  <w:style w:type="character" w:customStyle="1" w:styleId="ac">
    <w:name w:val="Нумерованный список Знак"/>
    <w:aliases w:val="К732 - Нумерованный список Знак"/>
    <w:basedOn w:val="a4"/>
    <w:link w:val="a"/>
    <w:uiPriority w:val="1"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customStyle="1" w:styleId="732-8">
    <w:name w:val="К732 - Маркированный список Знак"/>
    <w:basedOn w:val="ac"/>
    <w:link w:val="732-"/>
    <w:rsid w:val="00FB670B"/>
    <w:rPr>
      <w:rFonts w:ascii="Times New Roman" w:eastAsiaTheme="minorEastAsia" w:hAnsi="Times New Roman"/>
      <w:color w:val="000000" w:themeColor="text1"/>
      <w:sz w:val="28"/>
      <w:lang w:eastAsia="ru-RU"/>
    </w:rPr>
  </w:style>
  <w:style w:type="character" w:styleId="af2">
    <w:name w:val="Placeholder Text"/>
    <w:basedOn w:val="a4"/>
    <w:uiPriority w:val="99"/>
    <w:semiHidden/>
    <w:rsid w:val="00FB670B"/>
    <w:rPr>
      <w:color w:val="808080"/>
    </w:rPr>
  </w:style>
  <w:style w:type="character" w:styleId="af3">
    <w:name w:val="annotation reference"/>
    <w:basedOn w:val="a4"/>
    <w:uiPriority w:val="99"/>
    <w:semiHidden/>
    <w:unhideWhenUsed/>
    <w:rsid w:val="00FC3B13"/>
    <w:rPr>
      <w:sz w:val="16"/>
      <w:szCs w:val="16"/>
    </w:rPr>
  </w:style>
  <w:style w:type="paragraph" w:styleId="af4">
    <w:name w:val="annotation text"/>
    <w:basedOn w:val="a3"/>
    <w:link w:val="af5"/>
    <w:uiPriority w:val="99"/>
    <w:semiHidden/>
    <w:unhideWhenUsed/>
    <w:rsid w:val="00FC3B1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4"/>
    <w:link w:val="af4"/>
    <w:uiPriority w:val="99"/>
    <w:semiHidden/>
    <w:rsid w:val="00FC3B13"/>
    <w:rPr>
      <w:rFonts w:ascii="Times New Roman" w:eastAsiaTheme="minorEastAsia" w:hAnsi="Times New Roman"/>
      <w:color w:val="000000" w:themeColor="text1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C3B1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C3B13"/>
    <w:rPr>
      <w:rFonts w:ascii="Times New Roman" w:eastAsiaTheme="minorEastAsia" w:hAnsi="Times New Roman"/>
      <w:b/>
      <w:b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microsoft.com/office/2011/relationships/people" Target="peop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Лист1!$A$2</c:f>
              <c:strCache>
                <c:ptCount val="1"/>
                <c:pt idx="0">
                  <c:v>800x800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Лист1!$B$1:$E$1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Лист1!$B$2:$E$2</c:f>
              <c:numCache>
                <c:formatCode>General</c:formatCode>
                <c:ptCount val="4"/>
                <c:pt idx="0">
                  <c:v>101.3</c:v>
                </c:pt>
                <c:pt idx="1">
                  <c:v>44.9</c:v>
                </c:pt>
                <c:pt idx="2">
                  <c:v>37.5</c:v>
                </c:pt>
                <c:pt idx="3">
                  <c:v>40.799999999999997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0BC-4F5E-A400-5C96E439CC74}"/>
            </c:ext>
          </c:extLst>
        </c:ser>
        <c:ser>
          <c:idx val="1"/>
          <c:order val="1"/>
          <c:tx>
            <c:strRef>
              <c:f>Лист1!$A$3</c:f>
              <c:strCache>
                <c:ptCount val="1"/>
                <c:pt idx="0">
                  <c:v>1600x1600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Лист1!$B$1:$E$1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Лист1!$B$3:$E$3</c:f>
              <c:numCache>
                <c:formatCode>General</c:formatCode>
                <c:ptCount val="4"/>
                <c:pt idx="0">
                  <c:v>618.79999999999995</c:v>
                </c:pt>
                <c:pt idx="1">
                  <c:v>415.3</c:v>
                </c:pt>
                <c:pt idx="2">
                  <c:v>381.1</c:v>
                </c:pt>
                <c:pt idx="3">
                  <c:v>352.2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0BC-4F5E-A400-5C96E439CC74}"/>
            </c:ext>
          </c:extLst>
        </c:ser>
        <c:ser>
          <c:idx val="2"/>
          <c:order val="2"/>
          <c:tx>
            <c:strRef>
              <c:f>Лист1!$A$4</c:f>
              <c:strCache>
                <c:ptCount val="1"/>
                <c:pt idx="0">
                  <c:v>2000x2000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Лист1!$B$1:$E$1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Лист1!$B$4:$E$4</c:f>
              <c:numCache>
                <c:formatCode>General</c:formatCode>
                <c:ptCount val="4"/>
                <c:pt idx="0">
                  <c:v>1128.5</c:v>
                </c:pt>
                <c:pt idx="1">
                  <c:v>894.8</c:v>
                </c:pt>
                <c:pt idx="2">
                  <c:v>719.3</c:v>
                </c:pt>
                <c:pt idx="3">
                  <c:v>646.4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B0BC-4F5E-A400-5C96E439CC74}"/>
            </c:ext>
          </c:extLst>
        </c:ser>
        <c:ser>
          <c:idx val="3"/>
          <c:order val="3"/>
          <c:tx>
            <c:strRef>
              <c:f>Лист1!$A$5</c:f>
              <c:strCache>
                <c:ptCount val="1"/>
                <c:pt idx="0">
                  <c:v>2500x2500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Лист1!$B$1:$E$1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Лист1!$B$5:$E$5</c:f>
              <c:numCache>
                <c:formatCode>General</c:formatCode>
                <c:ptCount val="4"/>
                <c:pt idx="0">
                  <c:v>2128.5</c:v>
                </c:pt>
                <c:pt idx="1">
                  <c:v>1923.4</c:v>
                </c:pt>
                <c:pt idx="2">
                  <c:v>1567.5</c:v>
                </c:pt>
                <c:pt idx="3">
                  <c:v>1242.4000000000001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B0BC-4F5E-A400-5C96E439CC74}"/>
            </c:ext>
          </c:extLst>
        </c:ser>
        <c:ser>
          <c:idx val="4"/>
          <c:order val="4"/>
          <c:tx>
            <c:strRef>
              <c:f>Лист1!$A$6</c:f>
              <c:strCache>
                <c:ptCount val="1"/>
                <c:pt idx="0">
                  <c:v>3000x3000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Лист1!$B$1:$E$1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Лист1!$B$6:$E$6</c:f>
              <c:numCache>
                <c:formatCode>General</c:formatCode>
                <c:ptCount val="4"/>
                <c:pt idx="0">
                  <c:v>3111.8</c:v>
                </c:pt>
                <c:pt idx="1">
                  <c:v>3004.2</c:v>
                </c:pt>
                <c:pt idx="2">
                  <c:v>2879.3</c:v>
                </c:pt>
                <c:pt idx="3">
                  <c:v>2756.1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B0BC-4F5E-A400-5C96E439CC74}"/>
            </c:ext>
          </c:extLst>
        </c:ser>
        <c:ser>
          <c:idx val="5"/>
          <c:order val="5"/>
          <c:tx>
            <c:strRef>
              <c:f>Лист1!$A$7</c:f>
              <c:strCache>
                <c:ptCount val="1"/>
                <c:pt idx="0">
                  <c:v>3600x3600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Лист1!$B$1:$E$1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numCache>
            </c:numRef>
          </c:cat>
          <c:val>
            <c:numRef>
              <c:f>Лист1!$B$7:$E$7</c:f>
              <c:numCache>
                <c:formatCode>General</c:formatCode>
                <c:ptCount val="4"/>
                <c:pt idx="0">
                  <c:v>4678.2</c:v>
                </c:pt>
                <c:pt idx="1">
                  <c:v>4456.7</c:v>
                </c:pt>
                <c:pt idx="2">
                  <c:v>4256.2</c:v>
                </c:pt>
                <c:pt idx="3">
                  <c:v>4234.6000000000004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B0BC-4F5E-A400-5C96E439CC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5362344"/>
        <c:axId val="425361560"/>
      </c:lineChart>
      <c:catAx>
        <c:axId val="4253623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/>
                  <a:t>Число</a:t>
                </a:r>
                <a:r>
                  <a:rPr lang="ru-RU" sz="1400" baseline="0"/>
                  <a:t> </a:t>
                </a:r>
                <a:r>
                  <a:rPr lang="en-US" sz="1400" baseline="0"/>
                  <a:t>OpenMP-</a:t>
                </a:r>
                <a:r>
                  <a:rPr lang="ru-RU" sz="1400" baseline="0"/>
                  <a:t>потоков</a:t>
                </a:r>
                <a:endParaRPr lang="ru-RU" sz="1400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361560"/>
        <c:crosses val="autoZero"/>
        <c:auto val="1"/>
        <c:lblAlgn val="ctr"/>
        <c:lblOffset val="100"/>
        <c:noMultiLvlLbl val="0"/>
      </c:catAx>
      <c:valAx>
        <c:axId val="425361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/>
                  <a:t>Время</a:t>
                </a:r>
                <a:r>
                  <a:rPr lang="ru-RU" sz="1400" baseline="0"/>
                  <a:t> (сек)</a:t>
                </a:r>
                <a:endParaRPr lang="ru-RU" sz="1400"/>
              </a:p>
            </c:rich>
          </c:tx>
          <c:layout>
            <c:manualLayout>
              <c:xMode val="edge"/>
              <c:yMode val="edge"/>
              <c:x val="1.6666666666666666E-2"/>
              <c:y val="0.209401428988043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5362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51C20-AEE5-445E-99EE-76DF3658A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3274</Words>
  <Characters>18668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Вера Багаева</cp:lastModifiedBy>
  <cp:revision>2</cp:revision>
  <dcterms:created xsi:type="dcterms:W3CDTF">2020-12-25T14:51:00Z</dcterms:created>
  <dcterms:modified xsi:type="dcterms:W3CDTF">2020-12-25T14:51:00Z</dcterms:modified>
</cp:coreProperties>
</file>